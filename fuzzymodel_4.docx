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C03C23" w14:textId="77777777" w:rsidR="00BB199A" w:rsidRDefault="00D62D59" w:rsidP="00E8339A">
      <w:bookmarkStart w:id="0" w:name="_heading=h.gjdgxs" w:colFirst="0" w:colLast="0"/>
      <w:bookmarkEnd w:id="0"/>
      <w:r w:rsidRPr="00D62D59">
        <w:rPr>
          <w:b/>
          <w:bCs/>
        </w:rPr>
        <w:t>Title</w:t>
      </w:r>
      <w:r>
        <w:t xml:space="preserve">:  </w:t>
      </w:r>
    </w:p>
    <w:p w14:paraId="008EA0D8" w14:textId="4FB0DAA1" w:rsidR="00E8339A" w:rsidRDefault="00D62D59" w:rsidP="00BB199A">
      <w:pPr>
        <w:jc w:val="center"/>
      </w:pPr>
      <w:r w:rsidRPr="00BB199A">
        <w:rPr>
          <w:sz w:val="28"/>
          <w:szCs w:val="28"/>
        </w:rPr>
        <w:t xml:space="preserve">Magnesium ions regulate </w:t>
      </w:r>
      <w:r w:rsidR="001870D2" w:rsidRPr="00BB199A">
        <w:rPr>
          <w:sz w:val="28"/>
          <w:szCs w:val="28"/>
        </w:rPr>
        <w:t>mesenchymal stem cells population and osteogenic differentiation</w:t>
      </w:r>
      <w:r w:rsidRPr="00BB199A">
        <w:rPr>
          <w:sz w:val="28"/>
          <w:szCs w:val="28"/>
        </w:rPr>
        <w:t xml:space="preserve">: </w:t>
      </w:r>
      <w:r w:rsidR="00127D06" w:rsidRPr="00BB199A">
        <w:rPr>
          <w:sz w:val="28"/>
          <w:szCs w:val="28"/>
        </w:rPr>
        <w:t>a</w:t>
      </w:r>
      <w:r w:rsidRPr="00BB199A">
        <w:rPr>
          <w:sz w:val="28"/>
          <w:szCs w:val="28"/>
        </w:rPr>
        <w:t xml:space="preserve"> fuzzy agent-based model</w:t>
      </w:r>
      <w:r w:rsidR="00333020" w:rsidRPr="00BB199A">
        <w:rPr>
          <w:sz w:val="28"/>
          <w:szCs w:val="28"/>
        </w:rPr>
        <w:t>ing approach</w:t>
      </w:r>
    </w:p>
    <w:p w14:paraId="28405FE9" w14:textId="77777777" w:rsidR="005E2E33" w:rsidRPr="00BB199A" w:rsidRDefault="005E2E33" w:rsidP="005E2E33">
      <w:pPr>
        <w:rPr>
          <w:b/>
          <w:bCs/>
          <w:lang w:val="de-DE"/>
        </w:rPr>
      </w:pPr>
      <w:proofErr w:type="spellStart"/>
      <w:r w:rsidRPr="00BB199A">
        <w:rPr>
          <w:b/>
          <w:bCs/>
          <w:lang w:val="de-DE"/>
        </w:rPr>
        <w:t>Authors</w:t>
      </w:r>
      <w:proofErr w:type="spellEnd"/>
      <w:r w:rsidRPr="00BB199A">
        <w:rPr>
          <w:b/>
          <w:bCs/>
          <w:lang w:val="de-DE"/>
        </w:rPr>
        <w:t xml:space="preserve">: </w:t>
      </w:r>
    </w:p>
    <w:p w14:paraId="48AC3AE5" w14:textId="164C3834" w:rsidR="005E2E33" w:rsidRPr="005E2E33" w:rsidRDefault="005E2E33" w:rsidP="005E2E33">
      <w:pPr>
        <w:ind w:firstLine="720"/>
        <w:jc w:val="center"/>
        <w:rPr>
          <w:lang w:val="de-DE"/>
        </w:rPr>
      </w:pPr>
      <w:r w:rsidRPr="005E2E33">
        <w:rPr>
          <w:lang w:val="de-DE"/>
        </w:rPr>
        <w:t xml:space="preserve">Jalil </w:t>
      </w:r>
      <w:proofErr w:type="spellStart"/>
      <w:r w:rsidRPr="005E2E33">
        <w:rPr>
          <w:lang w:val="de-DE"/>
        </w:rPr>
        <w:t>Nouris</w:t>
      </w:r>
      <w:r>
        <w:rPr>
          <w:lang w:val="de-DE"/>
        </w:rPr>
        <w:t>a</w:t>
      </w:r>
      <w:proofErr w:type="spellEnd"/>
      <w:r w:rsidRPr="005E2E33">
        <w:rPr>
          <w:lang w:val="de-DE"/>
        </w:rPr>
        <w:t>, Berit Zeller-</w:t>
      </w:r>
      <w:proofErr w:type="spellStart"/>
      <w:r w:rsidRPr="005E2E33">
        <w:rPr>
          <w:lang w:val="de-DE"/>
        </w:rPr>
        <w:t>Plumhoff</w:t>
      </w:r>
      <w:proofErr w:type="spellEnd"/>
      <w:r w:rsidRPr="005E2E33">
        <w:rPr>
          <w:lang w:val="de-DE"/>
        </w:rPr>
        <w:t>,</w:t>
      </w:r>
      <w:r>
        <w:rPr>
          <w:lang w:val="de-DE"/>
        </w:rPr>
        <w:t xml:space="preserve"> </w:t>
      </w:r>
      <w:r w:rsidRPr="005E2E33">
        <w:rPr>
          <w:lang w:val="de-DE"/>
        </w:rPr>
        <w:t>Vladimir</w:t>
      </w:r>
      <w:r>
        <w:rPr>
          <w:lang w:val="de-DE"/>
        </w:rPr>
        <w:t xml:space="preserve"> </w:t>
      </w:r>
      <w:proofErr w:type="spellStart"/>
      <w:r w:rsidRPr="005E2E33">
        <w:rPr>
          <w:lang w:val="de-DE"/>
        </w:rPr>
        <w:t>Ivannikov</w:t>
      </w:r>
      <w:proofErr w:type="spellEnd"/>
      <w:r>
        <w:rPr>
          <w:lang w:val="de-DE"/>
        </w:rPr>
        <w:t xml:space="preserve">, Heike </w:t>
      </w:r>
      <w:proofErr w:type="spellStart"/>
      <w:r>
        <w:rPr>
          <w:lang w:val="de-DE"/>
        </w:rPr>
        <w:t>Helmholz</w:t>
      </w:r>
      <w:proofErr w:type="spellEnd"/>
      <w:r>
        <w:rPr>
          <w:lang w:val="de-DE"/>
        </w:rPr>
        <w:t xml:space="preserve">, </w:t>
      </w:r>
      <w:proofErr w:type="spellStart"/>
      <w:r w:rsidRPr="005E2E33">
        <w:rPr>
          <w:lang w:val="de-DE"/>
        </w:rPr>
        <w:t>Berengere.Luthringer</w:t>
      </w:r>
      <w:proofErr w:type="spellEnd"/>
      <w:r>
        <w:rPr>
          <w:lang w:val="de-DE"/>
        </w:rPr>
        <w:t>,</w:t>
      </w:r>
      <w:r w:rsidRPr="005E2E33">
        <w:rPr>
          <w:lang w:val="de-DE"/>
        </w:rPr>
        <w:t xml:space="preserve"> Regine </w:t>
      </w:r>
      <w:proofErr w:type="spellStart"/>
      <w:r w:rsidRPr="005E2E33">
        <w:rPr>
          <w:lang w:val="de-DE"/>
        </w:rPr>
        <w:t>Willumeit</w:t>
      </w:r>
      <w:proofErr w:type="spellEnd"/>
      <w:r w:rsidRPr="005E2E33">
        <w:rPr>
          <w:lang w:val="de-DE"/>
        </w:rPr>
        <w:t>-Römer</w:t>
      </w:r>
    </w:p>
    <w:p w14:paraId="6B2E45A0" w14:textId="031FAE17" w:rsidR="00D817A9" w:rsidRPr="005E2E33" w:rsidRDefault="005E2E33" w:rsidP="00D76F74">
      <w:pPr>
        <w:jc w:val="center"/>
        <w:rPr>
          <w:lang w:val="de-DE"/>
        </w:rPr>
      </w:pPr>
      <w:r w:rsidRPr="00A67EEF">
        <w:rPr>
          <w:lang w:val="de-DE"/>
        </w:rPr>
        <w:t xml:space="preserve">Helmholtz Zentrum Geesthacht, Institute </w:t>
      </w:r>
      <w:proofErr w:type="spellStart"/>
      <w:r w:rsidRPr="00A67EEF">
        <w:rPr>
          <w:lang w:val="de-DE"/>
        </w:rPr>
        <w:t>of</w:t>
      </w:r>
      <w:proofErr w:type="spellEnd"/>
      <w:r w:rsidRPr="00A67EEF">
        <w:rPr>
          <w:lang w:val="de-DE"/>
        </w:rPr>
        <w:t xml:space="preserve"> Metallic Biomaterials, Max-Planck-Straße 1, 21502 Geesthacht, Germany</w:t>
      </w:r>
      <w:r w:rsidR="00D76F74">
        <w:rPr>
          <w:lang w:val="de-DE"/>
        </w:rPr>
        <w:t>.</w:t>
      </w:r>
    </w:p>
    <w:p w14:paraId="70801A63" w14:textId="09335063" w:rsidR="00F64AFF" w:rsidRPr="005662C8" w:rsidRDefault="00E45DB0" w:rsidP="00826763">
      <w:pPr>
        <w:rPr>
          <w:b/>
          <w:bCs/>
          <w:sz w:val="24"/>
          <w:szCs w:val="24"/>
        </w:rPr>
      </w:pPr>
      <w:r w:rsidRPr="00F64AFF">
        <w:rPr>
          <w:b/>
          <w:bCs/>
          <w:sz w:val="24"/>
          <w:szCs w:val="24"/>
        </w:rPr>
        <w:t>A</w:t>
      </w:r>
      <w:r w:rsidR="00F64AFF" w:rsidRPr="00F64AFF">
        <w:rPr>
          <w:b/>
          <w:bCs/>
          <w:sz w:val="24"/>
          <w:szCs w:val="24"/>
        </w:rPr>
        <w:t>bstract</w:t>
      </w:r>
      <w:r w:rsidR="005662C8">
        <w:rPr>
          <w:b/>
          <w:bCs/>
          <w:sz w:val="24"/>
          <w:szCs w:val="24"/>
        </w:rPr>
        <w:t xml:space="preserve"> </w:t>
      </w:r>
    </w:p>
    <w:p w14:paraId="2ED69D17" w14:textId="2ED548D1" w:rsidR="00C75C7A" w:rsidRDefault="002605A5" w:rsidP="00B25A8A">
      <w:r>
        <w:t>Mesenchymal stem cells (</w:t>
      </w:r>
      <w:r w:rsidR="00C75C7A">
        <w:t>MSCs</w:t>
      </w:r>
      <w:r>
        <w:t>)</w:t>
      </w:r>
      <w:r w:rsidR="00C75C7A">
        <w:t xml:space="preserve"> </w:t>
      </w:r>
      <w:r w:rsidR="001135E5">
        <w:t>are</w:t>
      </w:r>
      <w:r>
        <w:t xml:space="preserve"> proliferative and multipotent cells </w:t>
      </w:r>
      <w:r w:rsidR="001135E5">
        <w:t>that</w:t>
      </w:r>
      <w:r>
        <w:t xml:space="preserve"> </w:t>
      </w:r>
      <w:r w:rsidR="001135E5">
        <w:t>play a key role</w:t>
      </w:r>
      <w:r>
        <w:t xml:space="preserve"> in </w:t>
      </w:r>
      <w:r w:rsidR="002A60CC">
        <w:t xml:space="preserve">the </w:t>
      </w:r>
      <w:r w:rsidR="00C75C7A">
        <w:t xml:space="preserve">bone </w:t>
      </w:r>
      <w:r w:rsidR="00745F10">
        <w:t>re</w:t>
      </w:r>
      <w:r w:rsidR="00C75C7A">
        <w:t>generation</w:t>
      </w:r>
      <w:r>
        <w:t xml:space="preserve"> process</w:t>
      </w:r>
      <w:r w:rsidR="00C75C7A">
        <w:t xml:space="preserve">. </w:t>
      </w:r>
      <w:r w:rsidR="00CA2452">
        <w:t xml:space="preserve">Empirical data </w:t>
      </w:r>
      <w:r w:rsidR="00C75C7A">
        <w:t xml:space="preserve">have </w:t>
      </w:r>
      <w:r w:rsidR="009E1AFF">
        <w:t xml:space="preserve">repeatedly </w:t>
      </w:r>
      <w:r w:rsidR="00C75C7A">
        <w:t xml:space="preserve">shown </w:t>
      </w:r>
      <w:r w:rsidR="00CA2452">
        <w:t xml:space="preserve">the bioregulatory importance of magnesium </w:t>
      </w:r>
      <w:r w:rsidR="00922AAA">
        <w:t xml:space="preserve">(Mg) </w:t>
      </w:r>
      <w:r w:rsidR="00CA2452">
        <w:t>ions in</w:t>
      </w:r>
      <w:r w:rsidR="00C75C7A">
        <w:t xml:space="preserve"> MSC </w:t>
      </w:r>
      <w:r w:rsidR="00CA2452">
        <w:t xml:space="preserve">growth and osteogenesis. In this study, we propose an agent-based model to predict the spatiotemporal dynamics of </w:t>
      </w:r>
      <w:r w:rsidR="006F31BC">
        <w:t xml:space="preserve">the </w:t>
      </w:r>
      <w:r w:rsidR="00CA2452">
        <w:t>MSC population and osteogenic differentiation</w:t>
      </w:r>
      <w:r w:rsidR="00745F10">
        <w:t xml:space="preserve"> in response </w:t>
      </w:r>
      <w:r w:rsidR="00745F10" w:rsidRPr="0044341F">
        <w:t xml:space="preserve">to </w:t>
      </w:r>
      <w:r w:rsidR="007C6365">
        <w:t>Mg</w:t>
      </w:r>
      <w:r w:rsidR="005662C8">
        <w:rPr>
          <w:vertAlign w:val="superscript"/>
        </w:rPr>
        <w:t>2+</w:t>
      </w:r>
      <w:r w:rsidR="007C6365">
        <w:t xml:space="preserve"> ions</w:t>
      </w:r>
      <w:r w:rsidR="00CA2452">
        <w:t>. A fuzzy-logic controller was designed to</w:t>
      </w:r>
      <w:r w:rsidR="002F6B24">
        <w:t xml:space="preserve"> govern the decision-making process of cells by</w:t>
      </w:r>
      <w:r w:rsidR="00CA2452">
        <w:t xml:space="preserve"> </w:t>
      </w:r>
      <w:r w:rsidR="008A1DBE">
        <w:t>predict</w:t>
      </w:r>
      <w:r w:rsidR="002F6B24">
        <w:t>ing</w:t>
      </w:r>
      <w:r w:rsidR="00AC7024">
        <w:t xml:space="preserve"> </w:t>
      </w:r>
      <w:r w:rsidR="008A1DBE">
        <w:t xml:space="preserve">four cellular processes of proliferation, differentiation, mortality, and migration in response to </w:t>
      </w:r>
      <w:r w:rsidR="002F6B24">
        <w:t>several important bioregulatory factors</w:t>
      </w:r>
      <w:r w:rsidR="008A1DBE">
        <w:t xml:space="preserve"> </w:t>
      </w:r>
      <w:r w:rsidR="002F6B24">
        <w:t>such as</w:t>
      </w:r>
      <w:r w:rsidR="008A1DBE">
        <w:t xml:space="preserve"> </w:t>
      </w:r>
      <w:r w:rsidR="005662C8">
        <w:t>Mg</w:t>
      </w:r>
      <w:r w:rsidR="005662C8">
        <w:rPr>
          <w:vertAlign w:val="superscript"/>
        </w:rPr>
        <w:t>2+</w:t>
      </w:r>
      <w:r w:rsidR="007C6365">
        <w:t xml:space="preserve"> ions</w:t>
      </w:r>
      <w:r w:rsidR="008A1DBE">
        <w:t>, pH, BMP2</w:t>
      </w:r>
      <w:r w:rsidR="00F60EF5">
        <w:t>,</w:t>
      </w:r>
      <w:r w:rsidR="008A1DBE">
        <w:t xml:space="preserve"> and </w:t>
      </w:r>
      <w:r w:rsidR="008A1DBE" w:rsidRPr="002A2E01">
        <w:t>TGF-β1</w:t>
      </w:r>
      <w:r w:rsidR="008A1DBE">
        <w:t xml:space="preserve">. </w:t>
      </w:r>
      <w:r w:rsidR="00CA2452">
        <w:t xml:space="preserve">The model was calibrated </w:t>
      </w:r>
      <w:r w:rsidR="006F422E">
        <w:t>using the empirical</w:t>
      </w:r>
      <w:r w:rsidR="00CA2452">
        <w:t xml:space="preserve"> data </w:t>
      </w:r>
      <w:r w:rsidR="006F422E">
        <w:t>obtained from</w:t>
      </w:r>
      <w:r w:rsidR="00CA2452">
        <w:t xml:space="preserve"> three sets of cell culture experiments</w:t>
      </w:r>
      <w:r w:rsidR="00522805">
        <w:t xml:space="preserve">. </w:t>
      </w:r>
      <w:r w:rsidR="00730302">
        <w:t xml:space="preserve">The model successfully </w:t>
      </w:r>
      <w:r w:rsidR="002F6B24">
        <w:t>reproduced</w:t>
      </w:r>
      <w:r w:rsidR="00730302">
        <w:t xml:space="preserve"> the empirical observations </w:t>
      </w:r>
      <w:r w:rsidR="002F6B24">
        <w:t>regarding</w:t>
      </w:r>
      <w:r w:rsidR="00730302">
        <w:t xml:space="preserve"> live cell count, viability, DNA content, and the </w:t>
      </w:r>
      <w:r w:rsidR="00F60EF5">
        <w:t>differentiation-related</w:t>
      </w:r>
      <w:r w:rsidR="00730302">
        <w:t xml:space="preserve"> markers</w:t>
      </w:r>
      <w:r w:rsidR="002F6B24">
        <w:t xml:space="preserve"> of alkaline phosphate</w:t>
      </w:r>
      <w:r w:rsidR="00086BDC">
        <w:t xml:space="preserve"> (ALP)</w:t>
      </w:r>
      <w:r w:rsidR="002F6B24">
        <w:t xml:space="preserve"> and osteocalcin</w:t>
      </w:r>
      <w:r w:rsidR="00086BDC">
        <w:t xml:space="preserve"> (OC)</w:t>
      </w:r>
      <w:r w:rsidR="00730302">
        <w:t xml:space="preserve">. The simulation results, in agreement with the empirical data, </w:t>
      </w:r>
      <w:r w:rsidR="002F6B24">
        <w:t>showed</w:t>
      </w:r>
      <w:r w:rsidR="00730302">
        <w:t xml:space="preserve"> </w:t>
      </w:r>
      <w:r w:rsidR="00730302" w:rsidRPr="00730302">
        <w:t xml:space="preserve">that </w:t>
      </w:r>
      <w:r w:rsidR="007C6365">
        <w:t>Mg</w:t>
      </w:r>
      <w:r w:rsidR="005662C8">
        <w:rPr>
          <w:vertAlign w:val="superscript"/>
        </w:rPr>
        <w:t>2+</w:t>
      </w:r>
      <w:r w:rsidR="005662C8">
        <w:t xml:space="preserve"> </w:t>
      </w:r>
      <w:r w:rsidR="007C6365">
        <w:t>ions</w:t>
      </w:r>
      <w:r w:rsidR="00730302" w:rsidRPr="00730302">
        <w:t xml:space="preserve"> within 3-6mM concentration</w:t>
      </w:r>
      <w:r w:rsidR="00730302">
        <w:t xml:space="preserve"> </w:t>
      </w:r>
      <w:r w:rsidR="00F60EF5">
        <w:t>have</w:t>
      </w:r>
      <w:r w:rsidR="00730302">
        <w:t xml:space="preserve"> the </w:t>
      </w:r>
      <w:r w:rsidR="002F6B24">
        <w:t>highest</w:t>
      </w:r>
      <w:r w:rsidR="00730302">
        <w:t xml:space="preserve"> stimulation </w:t>
      </w:r>
      <w:r w:rsidR="002F6B24">
        <w:t xml:space="preserve">effect </w:t>
      </w:r>
      <w:r w:rsidR="00730302">
        <w:t xml:space="preserve">on cell population growth. </w:t>
      </w:r>
      <w:r w:rsidR="002F6B24">
        <w:t xml:space="preserve">The model also correctly reproduced </w:t>
      </w:r>
      <w:r w:rsidR="00086BDC">
        <w:t xml:space="preserve">the stimulatory effect of </w:t>
      </w:r>
      <w:r w:rsidR="007C6365">
        <w:t>Mg</w:t>
      </w:r>
      <w:r w:rsidR="005662C8">
        <w:rPr>
          <w:vertAlign w:val="superscript"/>
        </w:rPr>
        <w:t>2+</w:t>
      </w:r>
      <w:r w:rsidR="007C6365">
        <w:t xml:space="preserve"> ions</w:t>
      </w:r>
      <w:r w:rsidR="00086BDC">
        <w:t xml:space="preserve"> on ALP and its inhibitory effect on OC as </w:t>
      </w:r>
      <w:r w:rsidR="00390748">
        <w:t xml:space="preserve">the </w:t>
      </w:r>
      <w:r w:rsidR="006F422E">
        <w:t>early and</w:t>
      </w:r>
      <w:r w:rsidR="00086BDC">
        <w:t xml:space="preserve"> late </w:t>
      </w:r>
      <w:r w:rsidR="006F422E">
        <w:t>differentiation markers, respectively. Besides, t</w:t>
      </w:r>
      <w:r w:rsidR="001135E5">
        <w:t xml:space="preserve">he </w:t>
      </w:r>
      <w:r w:rsidR="00B01CF7">
        <w:t>numerical simulation</w:t>
      </w:r>
      <w:r w:rsidR="001135E5">
        <w:t xml:space="preserve"> </w:t>
      </w:r>
      <w:r w:rsidR="00390748">
        <w:t>shed light</w:t>
      </w:r>
      <w:r w:rsidR="006F422E">
        <w:t xml:space="preserve"> </w:t>
      </w:r>
      <w:r w:rsidR="00390748">
        <w:t xml:space="preserve">on the </w:t>
      </w:r>
      <w:r w:rsidR="00370F45">
        <w:t xml:space="preserve">fundamental differences in the characteristics of the cells </w:t>
      </w:r>
      <w:r w:rsidR="00F60EF5">
        <w:t>cultured</w:t>
      </w:r>
      <w:r w:rsidR="00370F45">
        <w:t xml:space="preserve"> in different </w:t>
      </w:r>
      <w:r w:rsidR="00F60EF5">
        <w:t>experiments</w:t>
      </w:r>
      <w:r w:rsidR="00370F45">
        <w:t xml:space="preserve"> in terms of the </w:t>
      </w:r>
      <w:r w:rsidR="006F422E">
        <w:t xml:space="preserve">proliferative capacity </w:t>
      </w:r>
      <w:r w:rsidR="00370F45">
        <w:t>as well as</w:t>
      </w:r>
      <w:r w:rsidR="006F422E">
        <w:t xml:space="preserve"> sensitivity to </w:t>
      </w:r>
      <w:r w:rsidR="005662C8">
        <w:t>Mg</w:t>
      </w:r>
      <w:r w:rsidR="005662C8">
        <w:rPr>
          <w:vertAlign w:val="superscript"/>
        </w:rPr>
        <w:t xml:space="preserve">2+ </w:t>
      </w:r>
      <w:r w:rsidR="007C6365">
        <w:t>ions</w:t>
      </w:r>
      <w:r w:rsidR="006F422E">
        <w:t xml:space="preserve">. </w:t>
      </w:r>
      <w:r w:rsidR="00B25A8A">
        <w:t xml:space="preserve">The </w:t>
      </w:r>
      <w:r w:rsidR="00B01CF7">
        <w:t>proposed model can be adopted in the study of the osteogenesis around Mg-based implants where released ions due to degradation interact with local cells and regulate bone regeneration</w:t>
      </w:r>
      <w:r w:rsidR="00B25A8A">
        <w:t xml:space="preserve">.  </w:t>
      </w:r>
    </w:p>
    <w:p w14:paraId="6A18BDA7" w14:textId="77777777" w:rsidR="008C7229" w:rsidRPr="006A6679" w:rsidRDefault="008C7229" w:rsidP="00DC03F1">
      <w:pPr>
        <w:pStyle w:val="Heading1"/>
      </w:pPr>
      <w:bookmarkStart w:id="1" w:name="_Toc62376283"/>
      <w:r w:rsidRPr="001F5160">
        <w:t>Introduction</w:t>
      </w:r>
      <w:bookmarkEnd w:id="1"/>
    </w:p>
    <w:p w14:paraId="52309A4A" w14:textId="507A46A7" w:rsidR="0075086A" w:rsidRPr="00EE06E8" w:rsidRDefault="0075086A" w:rsidP="0075086A">
      <w:pPr>
        <w:rPr>
          <w:shd w:val="clear" w:color="auto" w:fill="FFFFFF"/>
        </w:rPr>
      </w:pPr>
      <w:r>
        <w:t>M</w:t>
      </w:r>
      <w:r w:rsidRPr="009841F3">
        <w:t>esenchymal stem cells </w:t>
      </w:r>
      <w:r>
        <w:t xml:space="preserve">(MSCs) are the key players in bone fracture healing </w:t>
      </w:r>
      <w:r w:rsidR="00BB199A">
        <w:fldChar w:fldCharType="begin" w:fldLock="1"/>
      </w:r>
      <w:r w:rsidR="00BB199A">
        <w:instrText>ADDIN CSL_CITATION {"citationItems":[{"id":"ITEM-1","itemData":{"author":[{"dropping-particle":"","family":"Trejo","given":"Imelda","non-dropping-particle":"","parse-names":false,"suffix":""},{"dropping-particle":"V","family":"Kojouharov","given":"Hristo","non-dropping-particle":"","parse-names":false,"suffix":""}],"id":"ITEM-1","issue":"2","issued":{"date-parts":[["2019"]]},"page":"687-698","title":"Understanding the Fundamental Molecular Mechanism of Osteogenic Differentiation from Mesenchymal Stem Cells","type":"article-journal","volume":"14"},"uris":["http://www.mendeley.com/documents/?uuid=b7d0e312-7b87-4078-aed1-2f0315ee967c"]}],"mendeley":{"formattedCitation":"[1]","plainTextFormattedCitation":"[1]","previouslyFormattedCitation":"[1]"},"properties":{"noteIndex":0},"schema":"https://github.com/citation-style-language/schema/raw/master/csl-citation.json"}</w:instrText>
      </w:r>
      <w:r w:rsidR="00BB199A">
        <w:fldChar w:fldCharType="separate"/>
      </w:r>
      <w:r w:rsidR="00BB199A" w:rsidRPr="00BB199A">
        <w:rPr>
          <w:noProof/>
        </w:rPr>
        <w:t>[1]</w:t>
      </w:r>
      <w:r w:rsidR="00BB199A">
        <w:fldChar w:fldCharType="end"/>
      </w:r>
      <w:r>
        <w:t xml:space="preserve">. MSCs migrate to </w:t>
      </w:r>
      <w:r w:rsidR="0079043D">
        <w:t xml:space="preserve">the </w:t>
      </w:r>
      <w:r>
        <w:t xml:space="preserve">fracture site, </w:t>
      </w:r>
      <w:r>
        <w:rPr>
          <w:shd w:val="clear" w:color="auto" w:fill="FFFFFF"/>
        </w:rPr>
        <w:t xml:space="preserve">increase cell population through </w:t>
      </w:r>
      <w:r w:rsidR="00745F10">
        <w:rPr>
          <w:shd w:val="clear" w:color="auto" w:fill="FFFFFF"/>
        </w:rPr>
        <w:t xml:space="preserve">a </w:t>
      </w:r>
      <w:r>
        <w:rPr>
          <w:shd w:val="clear" w:color="auto" w:fill="FFFFFF"/>
        </w:rPr>
        <w:t>fast proliferation</w:t>
      </w:r>
      <w:r w:rsidR="00745F10">
        <w:rPr>
          <w:shd w:val="clear" w:color="auto" w:fill="FFFFFF"/>
        </w:rPr>
        <w:t xml:space="preserve"> process</w:t>
      </w:r>
      <w:r>
        <w:rPr>
          <w:shd w:val="clear" w:color="auto" w:fill="FFFFFF"/>
        </w:rPr>
        <w:t>, and differentiate into multiple cell types involved in bone tissue regeneration</w:t>
      </w:r>
      <w:r w:rsidR="004419B5">
        <w:rPr>
          <w:shd w:val="clear" w:color="auto" w:fill="FFFFFF"/>
        </w:rPr>
        <w:t>,</w:t>
      </w:r>
      <w:r>
        <w:rPr>
          <w:shd w:val="clear" w:color="auto" w:fill="FFFFFF"/>
        </w:rPr>
        <w:t xml:space="preserve"> in particular osteoblasts</w:t>
      </w:r>
      <w:r w:rsidR="00C40972">
        <w:t xml:space="preserve"> </w:t>
      </w:r>
      <w:r>
        <w:rPr>
          <w:shd w:val="clear" w:color="auto" w:fill="FFFFFF"/>
        </w:rPr>
        <w:fldChar w:fldCharType="begin" w:fldLock="1"/>
      </w:r>
      <w:r w:rsidR="00BB199A">
        <w:rPr>
          <w:shd w:val="clear" w:color="auto" w:fill="FFFFFF"/>
        </w:rPr>
        <w:instrText>ADDIN CSL_CITATION {"citationItems":[{"id":"ITEM-1","itemData":{"author":[{"dropping-particle":"","family":"Holland, James F and Pollock","given":"Raphael E","non-dropping-particle":"","parse-names":false,"suffix":""}],"id":"ITEM-1","issued":{"date-parts":[["2010"]]},"publisher":"PMPH-USA","title":"Holland-Frei cancer medicine 8","type":"book"},"uris":["http://www.mendeley.com/documents/?uuid=5dc148c3-d940-430b-b42d-1c4219b1f3ed"]}],"mendeley":{"formattedCitation":"[2]","plainTextFormattedCitation":"[2]","previouslyFormattedCitation":"[2]"},"properties":{"noteIndex":0},"schema":"https://github.com/citation-style-language/schema/raw/master/csl-citation.json"}</w:instrText>
      </w:r>
      <w:r>
        <w:rPr>
          <w:shd w:val="clear" w:color="auto" w:fill="FFFFFF"/>
        </w:rPr>
        <w:fldChar w:fldCharType="separate"/>
      </w:r>
      <w:r w:rsidR="00BB199A" w:rsidRPr="00BB199A">
        <w:rPr>
          <w:noProof/>
          <w:shd w:val="clear" w:color="auto" w:fill="FFFFFF"/>
        </w:rPr>
        <w:t>[2]</w:t>
      </w:r>
      <w:r>
        <w:rPr>
          <w:shd w:val="clear" w:color="auto" w:fill="FFFFFF"/>
        </w:rPr>
        <w:fldChar w:fldCharType="end"/>
      </w:r>
      <w:r>
        <w:rPr>
          <w:shd w:val="clear" w:color="auto" w:fill="FFFFFF"/>
        </w:rPr>
        <w:t xml:space="preserve">. </w:t>
      </w:r>
      <w:r w:rsidR="0079043D">
        <w:rPr>
          <w:shd w:val="clear" w:color="auto" w:fill="FFFFFF"/>
        </w:rPr>
        <w:t>The self-replication</w:t>
      </w:r>
      <w:r>
        <w:rPr>
          <w:shd w:val="clear" w:color="auto" w:fill="FFFFFF"/>
        </w:rPr>
        <w:t xml:space="preserve"> process occurs through a cascade of cell cycle events including</w:t>
      </w:r>
      <w:r w:rsidR="004419B5">
        <w:rPr>
          <w:shd w:val="clear" w:color="auto" w:fill="FFFFFF"/>
        </w:rPr>
        <w:t xml:space="preserve"> the</w:t>
      </w:r>
      <w:r>
        <w:rPr>
          <w:shd w:val="clear" w:color="auto" w:fill="FFFFFF"/>
        </w:rPr>
        <w:t xml:space="preserve"> two major processes of DNA </w:t>
      </w:r>
      <w:r w:rsidR="0079043D">
        <w:rPr>
          <w:shd w:val="clear" w:color="auto" w:fill="FFFFFF"/>
        </w:rPr>
        <w:t>synthesis</w:t>
      </w:r>
      <w:r>
        <w:rPr>
          <w:shd w:val="clear" w:color="auto" w:fill="FFFFFF"/>
        </w:rPr>
        <w:t xml:space="preserve"> and actual division of the parent cell into two daughter cells </w:t>
      </w:r>
      <w:r>
        <w:rPr>
          <w:shd w:val="clear" w:color="auto" w:fill="FFFFFF"/>
        </w:rPr>
        <w:fldChar w:fldCharType="begin" w:fldLock="1"/>
      </w:r>
      <w:r w:rsidR="00BB199A">
        <w:rPr>
          <w:shd w:val="clear" w:color="auto" w:fill="FFFFFF"/>
        </w:rPr>
        <w:instrText>ADDIN CSL_CITATION {"citationItems":[{"id":"ITEM-1","itemData":{"author":[{"dropping-particle":"","family":"Holland, James F and Pollock","given":"Raphael E","non-dropping-particle":"","parse-names":false,"suffix":""}],"id":"ITEM-1","issued":{"date-parts":[["2010"]]},"publisher":"PMPH-USA","title":"Holland-Frei cancer medicine 8","type":"book"},"uris":["http://www.mendeley.com/documents/?uuid=5dc148c3-d940-430b-b42d-1c4219b1f3ed"]}],"mendeley":{"formattedCitation":"[2]","plainTextFormattedCitation":"[2]","previouslyFormattedCitation":"[2]"},"properties":{"noteIndex":0},"schema":"https://github.com/citation-style-language/schema/raw/master/csl-citation.json"}</w:instrText>
      </w:r>
      <w:r>
        <w:rPr>
          <w:shd w:val="clear" w:color="auto" w:fill="FFFFFF"/>
        </w:rPr>
        <w:fldChar w:fldCharType="separate"/>
      </w:r>
      <w:r w:rsidR="00BB199A" w:rsidRPr="00BB199A">
        <w:rPr>
          <w:noProof/>
          <w:shd w:val="clear" w:color="auto" w:fill="FFFFFF"/>
        </w:rPr>
        <w:t>[2]</w:t>
      </w:r>
      <w:r>
        <w:rPr>
          <w:shd w:val="clear" w:color="auto" w:fill="FFFFFF"/>
        </w:rPr>
        <w:fldChar w:fldCharType="end"/>
      </w:r>
      <w:r>
        <w:rPr>
          <w:shd w:val="clear" w:color="auto" w:fill="FFFFFF"/>
        </w:rPr>
        <w:t xml:space="preserve">. </w:t>
      </w:r>
      <w:r>
        <w:t xml:space="preserve">Proliferating MSCs withdraw from </w:t>
      </w:r>
      <w:r w:rsidR="0079043D">
        <w:t xml:space="preserve">the </w:t>
      </w:r>
      <w:r>
        <w:t>normal cell cycle</w:t>
      </w:r>
      <w:r w:rsidR="00C40972">
        <w:t xml:space="preserve"> </w:t>
      </w:r>
      <w:r w:rsidR="00E24C2B">
        <w:t xml:space="preserve">under certain circumstances </w:t>
      </w:r>
      <w:r w:rsidR="00C40972">
        <w:t xml:space="preserve">and </w:t>
      </w:r>
      <w:r>
        <w:t xml:space="preserve">commit to </w:t>
      </w:r>
      <w:r w:rsidR="004419B5">
        <w:t xml:space="preserve">the </w:t>
      </w:r>
      <w:r>
        <w:t xml:space="preserve">osteoblast lineage </w:t>
      </w:r>
      <w:r w:rsidR="00C40972">
        <w:fldChar w:fldCharType="begin" w:fldLock="1"/>
      </w:r>
      <w:r w:rsidR="00BB199A">
        <w:instrText>ADDIN CSL_CITATION {"citationItems":[{"id":"ITEM-1","itemData":{"DOI":"10.1016/j.jdsr.2013.03.001","ISSN":"1882-7616","author":[{"dropping-particle":"","family":"Ogasawara","given":"Toru","non-dropping-particle":"","parse-names":false,"suffix":""}],"container-title":"Japanese Dental Science Review","id":"ITEM-1","issue":"2","issued":{"date-parts":[["2013"]]},"page":"79-87","publisher":"Japanese Association for Dental Science","title":"Cell cycle control factors and skeletal development","type":"article-journal","volume":"49"},"uris":["http://www.mendeley.com/documents/?uuid=6afebf14-4634-47b1-b6b0-375766b9a84d"]},{"id":"ITEM-2","itemData":{"DOI":"10.1002/term","author":[{"dropping-particle":"","family":"Leem, Yea-Hyun and Lee, Kang-Sik and Kim, Jung-Hwa and Seok, Hyun-Kwang and Chang, Jae-Suk and Lee","given":"Dong-Ho","non-dropping-particle":"","parse-names":false,"suffix":""}],"container-title":"Journal of tissue engineering and regenerative medicine","id":"ITEM-2","issued":{"date-parts":[["2016"]]},"page":"527-536","title":"Magnesium ions facilitate integrin alpha 2-and alpha 3-mediated proliferation and enhance alkaline phosphatase expression and activity in hBMSCs","type":"article-journal","volume":"10"},"uris":["http://www.mendeley.com/documents/?uuid=5251cc6f-65b9-4c65-a49e-536af824d2d6"]}],"mendeley":{"formattedCitation":"[3], [4]","plainTextFormattedCitation":"[3], [4]","previouslyFormattedCitation":"[3], [4]"},"properties":{"noteIndex":0},"schema":"https://github.com/citation-style-language/schema/raw/master/csl-citation.json"}</w:instrText>
      </w:r>
      <w:r w:rsidR="00C40972">
        <w:fldChar w:fldCharType="separate"/>
      </w:r>
      <w:r w:rsidR="00BB199A" w:rsidRPr="00BB199A">
        <w:rPr>
          <w:noProof/>
        </w:rPr>
        <w:t>[3], [4]</w:t>
      </w:r>
      <w:r w:rsidR="00C40972">
        <w:fldChar w:fldCharType="end"/>
      </w:r>
      <w:r>
        <w:rPr>
          <w:lang w:val="en-US"/>
        </w:rPr>
        <w:t>.</w:t>
      </w:r>
      <w:r>
        <w:t xml:space="preserve"> The specialization of MSCs toward </w:t>
      </w:r>
      <w:r w:rsidR="00F64AFF">
        <w:t xml:space="preserve">osteoblasts </w:t>
      </w:r>
      <w:r>
        <w:t xml:space="preserve">involves a complex intracellular interaction as well as extracellular signaling and is shown to occur </w:t>
      </w:r>
      <w:r w:rsidR="00600630">
        <w:t>continuously</w:t>
      </w:r>
      <w:r>
        <w:t xml:space="preserve"> with recognizable intermediate cells such as o</w:t>
      </w:r>
      <w:r w:rsidRPr="00876862">
        <w:t>steoprogenitors</w:t>
      </w:r>
      <w:r>
        <w:rPr>
          <w:rFonts w:ascii="Arial" w:hAnsi="Arial" w:cs="Arial"/>
          <w:color w:val="222222"/>
          <w:shd w:val="clear" w:color="auto" w:fill="FFFFFF"/>
        </w:rPr>
        <w:t> </w:t>
      </w:r>
      <w:r>
        <w:t>and pre-</w:t>
      </w:r>
      <w:r>
        <w:lastRenderedPageBreak/>
        <w:t xml:space="preserve">osteoblasts </w:t>
      </w:r>
      <w:r>
        <w:fldChar w:fldCharType="begin" w:fldLock="1"/>
      </w:r>
      <w:r w:rsidR="00BB199A">
        <w:instrText>ADDIN CSL_CITATION {"citationItems":[{"id":"ITEM-1","itemData":{"DOI":"10.1007/s11154-006-9001-5","ISSN":"1389-9155 (Print)","PMID":"17051438","abstract":"We present an overview of the concepts of tissue-specific transcriptional control  mechanisms essential for development of the bone cell phenotype. BMP2 induced transcription factors constitute a network of activities and molecular switches for bone development and osteoblast differentiation. Among these regulators are Runx2 (Cbfa1/AML3), the principal osteogenic master gene for bone formation, as well as homeodomain proteins and osterix. Runx2 has multiple regulatory activities, including activation or repression of gene expression, and integration of biological signals from developmental cues, such as BMP/TGFbeta, Wnt and Src signaling pathways. Runx2 provides a new paradigm for transcriptional control by functioning as a principal scaffolding protein in nuclear microenvironments to control gene expression in response to physiologic signals (growth factors, cytokines and hormones). The protein serves as a hub for the coordination of activities essential for the expansion and differentiation of osteogenic lineage cells through the formation of co-regulatory protein complexes organized in subnuclear domains. Mechanisms by which Runx2 supports commitment to osteogenesis and determines cell fate involve its retention on mitotic chromosomes. Disruption of a unique protein module, the subnuclear targeting signal of Runx2, has profound effects on osteoblast differentiation and metastasis of cancer cells in the bone microenvironment. Runx2 target genes include regulators of cell growth control, components of the bone extracellular matrix, angiogenesis, and signaling proteins for development of the osteoblast phenotype and bone turnover. The specificity of Runx2 regulatory activities provides a basis for novel therapeutic strategies to correct bone disorders.","author":[{"dropping-particle":"","family":"Lian","given":"Jane B","non-dropping-particle":"","parse-names":false,"suffix":""},{"dropping-particle":"","family":"Stein","given":"Gary S","non-dropping-particle":"","parse-names":false,"suffix":""},{"dropping-particle":"","family":"Javed","given":"Amjad","non-dropping-particle":"","parse-names":false,"suffix":""},{"dropping-particle":"","family":"Wijnen","given":"Andre J","non-dropping-particle":"van","parse-names":false,"suffix":""},{"dropping-particle":"","family":"Stein","given":"Janet L","non-dropping-particle":"","parse-names":false,"suffix":""},{"dropping-particle":"","family":"Montecino","given":"Martin","non-dropping-particle":"","parse-names":false,"suffix":""},{"dropping-particle":"","family":"Hassan","given":"Mohammad Q","non-dropping-particle":"","parse-names":false,"suffix":""},{"dropping-particle":"","family":"Gaur","given":"Tripti","non-dropping-particle":"","parse-names":false,"suffix":""},{"dropping-particle":"","family":"Lengner","given":"Christopher J","non-dropping-particle":"","parse-names":false,"suffix":""},{"dropping-particle":"","family":"Young","given":"Daniel W","non-dropping-particle":"","parse-names":false,"suffix":""}],"container-title":"Reviews in endocrine &amp; metabolic disorders","id":"ITEM-1","issue":"1-2","issued":{"date-parts":[["2006","6"]]},"language":"eng","page":"1-16","publisher-place":"Germany","title":"Networks and hubs for the transcriptional control of osteoblastogenesis.","type":"article-journal","volume":"7"},"uris":["http://www.mendeley.com/documents/?uuid=91082fcf-785d-4921-85bd-3aab93215978"]}],"mendeley":{"formattedCitation":"[5]","plainTextFormattedCitation":"[5]","previouslyFormattedCitation":"[5]"},"properties":{"noteIndex":0},"schema":"https://github.com/citation-style-language/schema/raw/master/csl-citation.json"}</w:instrText>
      </w:r>
      <w:r>
        <w:fldChar w:fldCharType="separate"/>
      </w:r>
      <w:r w:rsidR="00BB199A" w:rsidRPr="00BB199A">
        <w:rPr>
          <w:noProof/>
        </w:rPr>
        <w:t>[5]</w:t>
      </w:r>
      <w:r>
        <w:fldChar w:fldCharType="end"/>
      </w:r>
      <w:r>
        <w:t xml:space="preserve">. </w:t>
      </w:r>
      <w:r>
        <w:rPr>
          <w:color w:val="000000"/>
          <w:shd w:val="clear" w:color="auto" w:fill="FFFFFF"/>
        </w:rPr>
        <w:t xml:space="preserve">During </w:t>
      </w:r>
      <w:r w:rsidR="00FE08AC">
        <w:rPr>
          <w:color w:val="000000"/>
          <w:shd w:val="clear" w:color="auto" w:fill="FFFFFF"/>
        </w:rPr>
        <w:t xml:space="preserve">osteogenic </w:t>
      </w:r>
      <w:r>
        <w:rPr>
          <w:color w:val="000000"/>
          <w:shd w:val="clear" w:color="auto" w:fill="FFFFFF"/>
        </w:rPr>
        <w:t xml:space="preserve">differentiation, MSCs experience a decline in proliferative capacity and gain osteoblastic properties </w:t>
      </w:r>
      <w:r>
        <w:rPr>
          <w:lang w:val="en-US"/>
        </w:rPr>
        <w:fldChar w:fldCharType="begin" w:fldLock="1"/>
      </w:r>
      <w:r w:rsidR="00BB199A">
        <w:rPr>
          <w:lang w:val="en-US"/>
        </w:rPr>
        <w:instrText>ADDIN CSL_CITATION {"citationItems":[{"id":"ITEM-1","itemData":{"author":[{"dropping-particle":"","family":"Aubin","given":"Jane E","non-dropping-particle":"","parse-names":false,"suffix":""}],"container-title":"In Vivo","id":"ITEM-1","issued":{"date-parts":[["2008"]]},"page":"85-107","title":"Mesenchymal Stem Cells and Osteoblast Differentiation AND CONTROL OF OSTEOBLAST","type":"article-journal"},"uris":["http://www.mendeley.com/documents/?uuid=3048f15e-55d6-4ac5-aa26-d44695aa5d1d"]}],"mendeley":{"formattedCitation":"[6]","plainTextFormattedCitation":"[6]","previouslyFormattedCitation":"[6]"},"properties":{"noteIndex":0},"schema":"https://github.com/citation-style-language/schema/raw/master/csl-citation.json"}</w:instrText>
      </w:r>
      <w:r>
        <w:rPr>
          <w:lang w:val="en-US"/>
        </w:rPr>
        <w:fldChar w:fldCharType="separate"/>
      </w:r>
      <w:r w:rsidR="00BB199A" w:rsidRPr="00BB199A">
        <w:rPr>
          <w:noProof/>
          <w:lang w:val="en-US"/>
        </w:rPr>
        <w:t>[6]</w:t>
      </w:r>
      <w:r>
        <w:rPr>
          <w:lang w:val="en-US"/>
        </w:rPr>
        <w:fldChar w:fldCharType="end"/>
      </w:r>
      <w:r>
        <w:rPr>
          <w:color w:val="000000"/>
          <w:shd w:val="clear" w:color="auto" w:fill="FFFFFF"/>
        </w:rPr>
        <w:t xml:space="preserve">. The onset of MSC differentiation to </w:t>
      </w:r>
      <w:r w:rsidR="00C40972">
        <w:rPr>
          <w:color w:val="000000"/>
          <w:shd w:val="clear" w:color="auto" w:fill="FFFFFF"/>
        </w:rPr>
        <w:t>osteoblast</w:t>
      </w:r>
      <w:r w:rsidR="00C02E11">
        <w:rPr>
          <w:color w:val="000000"/>
          <w:shd w:val="clear" w:color="auto" w:fill="FFFFFF"/>
        </w:rPr>
        <w:t>s</w:t>
      </w:r>
      <w:r>
        <w:rPr>
          <w:color w:val="000000"/>
          <w:shd w:val="clear" w:color="auto" w:fill="FFFFFF"/>
        </w:rPr>
        <w:t xml:space="preserve">, the progression along this lineage, and the duration of the process are controlled by </w:t>
      </w:r>
      <w:r>
        <w:t xml:space="preserve">external signals </w:t>
      </w:r>
      <w:r w:rsidR="00C40972">
        <w:fldChar w:fldCharType="begin" w:fldLock="1"/>
      </w:r>
      <w:r w:rsidR="00BB199A">
        <w:instrText>ADDIN CSL_CITATION {"citationItems":[{"id":"ITEM-1","itemData":{"author":[{"dropping-particle":"","family":"Xian","given":"Lingling","non-dropping-particle":"","parse-names":false,"suffix":""},{"dropping-particle":"","family":"Wu","given":"Xiangwei","non-dropping-particle":"","parse-names":false,"suffix":""},{"dropping-particle":"","family":"Pang","given":"Lijuan","non-dropping-particle":"","parse-names":false,"suffix":""},{"dropping-particle":"","family":"Lou","given":"Michael","non-dropping-particle":"","parse-names":false,"suffix":""},{"dropping-particle":"","family":"Rosen","given":"Clifford J","non-dropping-particle":"","parse-names":false,"suffix":""},{"dropping-particle":"","family":"Qiu","given":"Tao","non-dropping-particle":"","parse-names":false,"suffix":""},{"dropping-particle":"","family":"Crane","given":"Janet","non-dropping-particle":"","parse-names":false,"suffix":""},{"dropping-particle":"","family":"Frassica","given":"Frank","non-dropping-particle":"","parse-names":false,"suffix":""},{"dropping-particle":"","family":"Zhang","given":"Liming","non-dropping-particle":"","parse-names":false,"suffix":""},{"dropping-particle":"","family":"Rodriguez","given":"Juan Pablo","non-dropping-particle":"","parse-names":false,"suffix":""},{"dropping-particle":"","family":"others","given":"","non-dropping-particle":"","parse-names":false,"suffix":""}],"container-title":"Nature medicine","id":"ITEM-1","issue":"7","issued":{"date-parts":[["2012"]]},"page":"1095","publisher":"Nature Publishing Group","title":"Matrix IGF-1 maintains bone mass by activation of mTOR in mesenchymal stem cells","type":"article-journal","volume":"18"},"uris":["http://www.mendeley.com/documents/?uuid=f0c63aca-7946-4337-b572-dd658b33046c"]},{"id":"ITEM-2","itemData":{"author":[{"dropping-particle":"","family":"Jaiswal","given":"Rama K","non-dropping-particle":"","parse-names":false,"suffix":""},{"dropping-particle":"","family":"Jaiswal","given":"Neelam","non-dropping-particle":"","parse-names":false,"suffix":""},{"dropping-particle":"","family":"Bruder","given":"Scott P","non-dropping-particle":"","parse-names":false,"suffix":""},{"dropping-particle":"","family":"Mbalaviele","given":"Gabriel","non-dropping-particle":"","parse-names":false,"suffix":""},{"dropping-particle":"","family":"Marshak","given":"Daniel R","non-dropping-particle":"","parse-names":false,"suffix":""},{"dropping-particle":"","family":"Pittenger","given":"Mark F","non-dropping-particle":"","parse-names":false,"suffix":""}],"container-title":"Journal of Biological Chemistry","id":"ITEM-2","issue":"13","issued":{"date-parts":[["2000"]]},"page":"9645-9652","publisher":"ASBMB","title":"Adult human mesenchymal stem cell differentiation to the osteogenic or adipogenic lineage is regulated by mitogen-activated protein kinase","type":"article-journal","volume":"275"},"uris":["http://www.mendeley.com/documents/?uuid=ddf20e18-764b-4327-9769-d328c6f11ecb"]},{"id":"ITEM-3","itemData":{"author":[{"dropping-particle":"","family":"Qi","given":"M-C","non-dropping-particle":"","parse-names":false,"suffix":""},{"dropping-particle":"","family":"Hu","given":"Jing","non-dropping-particle":"","parse-names":false,"suffix":""},{"dropping-particle":"","family":"Zou","given":"S-J","non-dropping-particle":"","parse-names":false,"suffix":""},{"dropping-particle":"","family":"Chen","given":"H-Q","non-dropping-particle":"","parse-names":false,"suffix":""},{"dropping-particle":"","family":"Zhou","given":"H-X","non-dropping-particle":"","parse-names":false,"suffix":""},{"dropping-particle":"","family":"Han","given":"L-C","non-dropping-particle":"","parse-names":false,"suffix":""}],"container-title":"International journal of oral and maxillofacial surgery","id":"ITEM-3","issue":"5","issued":{"date-parts":[["2008"]]},"page":"453-458","publisher":"Elsevier","title":"Mechanical strain induces osteogenic differentiation: Cbfa1 and Ets-1 expression in stretched rat mesenchymal stem cells","type":"article-journal","volume":"37"},"uris":["http://www.mendeley.com/documents/?uuid=0c814f0f-63d1-4d99-86a9-c3e6417532e7"]}],"mendeley":{"formattedCitation":"[7]–[9]","plainTextFormattedCitation":"[7]–[9]","previouslyFormattedCitation":"[7]–[9]"},"properties":{"noteIndex":0},"schema":"https://github.com/citation-style-language/schema/raw/master/csl-citation.json"}</w:instrText>
      </w:r>
      <w:r w:rsidR="00C40972">
        <w:fldChar w:fldCharType="separate"/>
      </w:r>
      <w:r w:rsidR="00BB199A" w:rsidRPr="00BB199A">
        <w:rPr>
          <w:noProof/>
        </w:rPr>
        <w:t>[7]–[9]</w:t>
      </w:r>
      <w:r w:rsidR="00C40972">
        <w:fldChar w:fldCharType="end"/>
      </w:r>
      <w:r>
        <w:t>.</w:t>
      </w:r>
    </w:p>
    <w:p w14:paraId="53102574" w14:textId="5E2CAEE2" w:rsidR="0075086A" w:rsidRDefault="0075086A" w:rsidP="007939C3">
      <w:r>
        <w:t xml:space="preserve">Magnesium (Mg)-based biomaterials </w:t>
      </w:r>
      <w:r w:rsidR="006260FD">
        <w:t xml:space="preserve">are </w:t>
      </w:r>
      <w:r>
        <w:t>bio</w:t>
      </w:r>
      <w:r w:rsidR="006260FD">
        <w:t xml:space="preserve">degradable </w:t>
      </w:r>
      <w:r w:rsidR="006745D9">
        <w:t xml:space="preserve">which </w:t>
      </w:r>
      <w:r w:rsidR="00F60EF5">
        <w:t>makes</w:t>
      </w:r>
      <w:r>
        <w:t xml:space="preserve"> them an attractive choice in the orthopedic application and medical-technical industry </w:t>
      </w:r>
      <w:r w:rsidR="00BB199A">
        <w:fldChar w:fldCharType="begin" w:fldLock="1"/>
      </w:r>
      <w:r w:rsidR="00790F4D">
        <w:instrText>ADDIN CSL_CITATION {"citationItems":[{"id":"ITEM-1","itemData":{"DOI":"10.1007/s11837-019-03368-0","ISSN":"15431851","abstract":"Magnesium (Mg) and its alloys degrade under physiological conditions, which makes them interesting implant materials, especially for osteosynthesis and cardiovascular applications. However, how strong is the connection between the implant, the degradation layer, and the surrounding tissue, namely bone? Considering that microscopically the interface can be separated into the border between the metal and the degradation layer, the degradation layer itself, and the border between the degradation layer and the biological environment, it is not obvious that this zone with total thickness of several tens of microns is sufficient to keep an implant in place. However, biomechanical approaches such as push-out tests have shown that a degraded Mg pin is surprisingly well connected with the bone irrespective of the fragile appearance of the degradation layer. This paper provides an overview of what is known about the interface between degrading Mg implants, cells, and bone tissue.","author":[{"dropping-particle":"","family":"Willumeit-Römer","given":"Regine","non-dropping-particle":"","parse-names":false,"suffix":""}],"container-title":"Jom","id":"ITEM-1","issue":"4","issued":{"date-parts":[["2019"]]},"page":"1447-1455","title":"The Interface Between Degradable Mg and Tissue","type":"article-journal","volume":"71"},"uris":["http://www.mendeley.com/documents/?uuid=805c4d3a-67d0-42ad-918f-b8512fc0b8c8"]}],"mendeley":{"formattedCitation":"[10]","plainTextFormattedCitation":"[10]","previouslyFormattedCitation":"[10]"},"properties":{"noteIndex":0},"schema":"https://github.com/citation-style-language/schema/raw/master/csl-citation.json"}</w:instrText>
      </w:r>
      <w:r w:rsidR="00BB199A">
        <w:fldChar w:fldCharType="separate"/>
      </w:r>
      <w:r w:rsidR="00BB199A" w:rsidRPr="00BB199A">
        <w:rPr>
          <w:noProof/>
        </w:rPr>
        <w:t>[10]</w:t>
      </w:r>
      <w:r w:rsidR="00BB199A">
        <w:fldChar w:fldCharType="end"/>
      </w:r>
      <w:r>
        <w:t xml:space="preserve">. Mg implants degrade at the implantation site which </w:t>
      </w:r>
      <w:r w:rsidR="00600630">
        <w:t>results</w:t>
      </w:r>
      <w:r>
        <w:t xml:space="preserve"> in an alteration in the microenvironment of the local tissue. </w:t>
      </w:r>
      <w:r w:rsidR="005662C8">
        <w:t>Mg</w:t>
      </w:r>
      <w:r w:rsidR="005662C8">
        <w:rPr>
          <w:vertAlign w:val="superscript"/>
        </w:rPr>
        <w:t xml:space="preserve">2+ </w:t>
      </w:r>
      <w:r w:rsidR="005662C8">
        <w:t>ions</w:t>
      </w:r>
      <w:r>
        <w:t xml:space="preserve"> </w:t>
      </w:r>
      <w:r w:rsidR="007C64EE">
        <w:t>released during</w:t>
      </w:r>
      <w:r>
        <w:t xml:space="preserve"> degradation are demonstrated by several </w:t>
      </w:r>
      <w:r>
        <w:rPr>
          <w:i/>
          <w:iCs/>
        </w:rPr>
        <w:t>in vivo</w:t>
      </w:r>
      <w:r>
        <w:t xml:space="preserve"> and</w:t>
      </w:r>
      <w:r>
        <w:rPr>
          <w:i/>
          <w:iCs/>
        </w:rPr>
        <w:t xml:space="preserve"> in vitro</w:t>
      </w:r>
      <w:r>
        <w:t xml:space="preserve"> studies to regulate gene and protein expressions associated with cell growth and osteogenesis </w:t>
      </w:r>
      <w:r w:rsidR="00790F4D">
        <w:fldChar w:fldCharType="begin" w:fldLock="1"/>
      </w:r>
      <w:r w:rsidR="00790F4D">
        <w:instrText>ADDIN CSL_CITATION {"citationItems":[{"id":"ITEM-1","itemData":{"DOI":"10.1007/s11837-019-03368-0","ISSN":"15431851","abstract":"Magnesium (Mg) and its alloys degrade under physiological conditions, which makes them interesting implant materials, especially for osteosynthesis and cardiovascular applications. However, how strong is the connection between the implant, the degradation layer, and the surrounding tissue, namely bone? Considering that microscopically the interface can be separated into the border between the metal and the degradation layer, the degradation layer itself, and the border between the degradation layer and the biological environment, it is not obvious that this zone with total thickness of several tens of microns is sufficient to keep an implant in place. However, biomechanical approaches such as push-out tests have shown that a degraded Mg pin is surprisingly well connected with the bone irrespective of the fragile appearance of the degradation layer. This paper provides an overview of what is known about the interface between degrading Mg implants, cells, and bone tissue.","author":[{"dropping-particle":"","family":"Willumeit-Römer","given":"Regine","non-dropping-particle":"","parse-names":false,"suffix":""}],"container-title":"Jom","id":"ITEM-1","issue":"4","issued":{"date-parts":[["2019"]]},"page":"1447-1455","title":"The Interface Between Degradable Mg and Tissue","type":"article-journal","volume":"71"},"uris":["http://www.mendeley.com/documents/?uuid=805c4d3a-67d0-42ad-918f-b8512fc0b8c8"]},{"id":"ITEM-2","itemData":{"DOI":"10.1016/j.pnsc.2014.09.002","author":[{"dropping-particle":"","family":"Hou","given":"Lida","non-dropping-particle":"","parse-names":false,"suffix":""},{"dropping-particle":"","family":"Li","given":"Zhen","non-dropping-particle":"","parse-names":false,"suffix":""},{"dropping-particle":"","family":"Pan","given":"Yu","non-dropping-particle":"","parse-names":false,"suffix":""},{"dropping-particle":"","family":"Du","given":"Li","non-dropping-particle":"","parse-names":false,"suffix":""},{"dropping-particle":"","family":"Li","given":"Xinlin","non-dropping-particle":"","parse-names":false,"suffix":""},{"dropping-particle":"","family":"Zheng","given":"Yufeng","non-dropping-particle":"","parse-names":false,"suffix":""},{"dropping-particle":"","family":"Li","given":"Li","non-dropping-particle":"","parse-names":false,"suffix":""}],"id":"ITEM-2","issued":{"date-parts":[["2014"]]},"title":"In vitro and in vivo studies on biodegradable magnesium alloy","type":"article-journal"},"uris":["http://www.mendeley.com/documents/?uuid=926cae45-2c89-4e80-9465-3861f5fa8cc5"]},{"id":"ITEM-3","itemData":{"author":[{"dropping-particle":"","family":"Wu","given":"Lili","non-dropping-particle":"","parse-names":false,"suffix":""},{"dropping-particle":"","family":"Feyerabend","given":"Frank","non-dropping-particle":"","parse-names":false,"suffix":""},{"dropping-particle":"","family":"Schilling","given":"Arndt F","non-dropping-particle":"","parse-names":false,"suffix":""},{"dropping-particle":"","family":"Willumeit-Romer","given":"Regine","non-dropping-particle":"","parse-names":false,"suffix":""},{"dropping-particle":"","family":"Luthringer","given":"Berengere JC","non-dropping-particle":"","parse-names":false,"suffix":""}],"container-title":"Acta biomaterialia","id":"ITEM-3","issue":"294--304","issued":{"date-parts":[["2015"]]},"title":"Effects of extracellular magnesium extract on the proliferation and differentiation of human osteoblasts and osteoclasts in coculture","type":"article-journal","volume":"27"},"uris":["http://www.mendeley.com/documents/?uuid=8cf411de-e536-483f-a05e-a78df57b3396"]}],"mendeley":{"formattedCitation":"[10]–[12]","plainTextFormattedCitation":"[10]–[12]","previouslyFormattedCitation":"[10]–[12]"},"properties":{"noteIndex":0},"schema":"https://github.com/citation-style-language/schema/raw/master/csl-citation.json"}</w:instrText>
      </w:r>
      <w:r w:rsidR="00790F4D">
        <w:fldChar w:fldCharType="separate"/>
      </w:r>
      <w:r w:rsidR="00790F4D" w:rsidRPr="00790F4D">
        <w:rPr>
          <w:noProof/>
        </w:rPr>
        <w:t>[10]–[12]</w:t>
      </w:r>
      <w:r w:rsidR="00790F4D">
        <w:fldChar w:fldCharType="end"/>
      </w:r>
      <w:r>
        <w:t xml:space="preserve">. </w:t>
      </w:r>
      <w:r w:rsidR="00094CAE">
        <w:t xml:space="preserve">The release of </w:t>
      </w:r>
      <w:r w:rsidR="005662C8">
        <w:t>Mg</w:t>
      </w:r>
      <w:r w:rsidR="005662C8">
        <w:rPr>
          <w:vertAlign w:val="superscript"/>
        </w:rPr>
        <w:t xml:space="preserve">2+ </w:t>
      </w:r>
      <w:r w:rsidR="005662C8">
        <w:rPr>
          <w:color w:val="000000" w:themeColor="text1"/>
        </w:rPr>
        <w:t>ions</w:t>
      </w:r>
      <w:r w:rsidR="006260FD">
        <w:rPr>
          <w:color w:val="000000" w:themeColor="text1"/>
        </w:rPr>
        <w:t xml:space="preserve"> in high </w:t>
      </w:r>
      <w:r w:rsidR="00F60EF5">
        <w:rPr>
          <w:color w:val="000000" w:themeColor="text1"/>
        </w:rPr>
        <w:t>concentrations</w:t>
      </w:r>
      <w:r>
        <w:rPr>
          <w:color w:val="000000" w:themeColor="text1"/>
        </w:rPr>
        <w:t xml:space="preserve"> </w:t>
      </w:r>
      <w:r w:rsidR="00094CAE">
        <w:rPr>
          <w:color w:val="000000" w:themeColor="text1"/>
        </w:rPr>
        <w:t>are also</w:t>
      </w:r>
      <w:r>
        <w:rPr>
          <w:color w:val="000000" w:themeColor="text1"/>
        </w:rPr>
        <w:t xml:space="preserve"> </w:t>
      </w:r>
      <w:r w:rsidR="00094CAE">
        <w:rPr>
          <w:color w:val="000000" w:themeColor="text1"/>
        </w:rPr>
        <w:t xml:space="preserve">associated with the alteration of </w:t>
      </w:r>
      <w:r>
        <w:rPr>
          <w:color w:val="000000" w:themeColor="text1"/>
        </w:rPr>
        <w:t>the microenvironment</w:t>
      </w:r>
      <w:r w:rsidR="00094CAE">
        <w:rPr>
          <w:color w:val="000000" w:themeColor="text1"/>
        </w:rPr>
        <w:t xml:space="preserve"> pH</w:t>
      </w:r>
      <w:r>
        <w:rPr>
          <w:color w:val="000000" w:themeColor="text1"/>
        </w:rPr>
        <w:t xml:space="preserve"> </w:t>
      </w:r>
      <w:r w:rsidR="00790F4D">
        <w:fldChar w:fldCharType="begin" w:fldLock="1"/>
      </w:r>
      <w:r w:rsidR="00790F4D">
        <w:instrText>ADDIN CSL_CITATION {"citationItems":[{"id":"ITEM-1","itemData":{"author":[{"dropping-particle":"","family":"Wu","given":"Lili","non-dropping-particle":"","parse-names":false,"suffix":""},{"dropping-particle":"","family":"Feyerabend","given":"Frank","non-dropping-particle":"","parse-names":false,"suffix":""},{"dropping-particle":"","family":"Schilling","given":"Arndt F","non-dropping-particle":"","parse-names":false,"suffix":""},{"dropping-particle":"","family":"Willumeit-Romer","given":"Regine","non-dropping-particle":"","parse-names":false,"suffix":""},{"dropping-particle":"","family":"Luthringer","given":"Berengere JC","non-dropping-particle":"","parse-names":false,"suffix":""}],"container-title":"Acta biomaterialia","id":"ITEM-1","issue":"294--304","issued":{"date-parts":[["2015"]]},"title":"Effects of extracellular magnesium extract on the proliferation and differentiation of human osteoblasts and osteoclasts in coculture","type":"article-journal","volume":"27"},"uris":["http://www.mendeley.com/documents/?uuid=8cf411de-e536-483f-a05e-a78df57b3396"]}],"mendeley":{"formattedCitation":"[12]","plainTextFormattedCitation":"[12]","previouslyFormattedCitation":"[12]"},"properties":{"noteIndex":0},"schema":"https://github.com/citation-style-language/schema/raw/master/csl-citation.json"}</w:instrText>
      </w:r>
      <w:r w:rsidR="00790F4D">
        <w:fldChar w:fldCharType="separate"/>
      </w:r>
      <w:r w:rsidR="00790F4D" w:rsidRPr="00790F4D">
        <w:rPr>
          <w:noProof/>
        </w:rPr>
        <w:t>[12]</w:t>
      </w:r>
      <w:r w:rsidR="00790F4D">
        <w:fldChar w:fldCharType="end"/>
      </w:r>
      <w:r w:rsidR="00790F4D">
        <w:t xml:space="preserve"> </w:t>
      </w:r>
      <w:r>
        <w:rPr>
          <w:color w:val="000000" w:themeColor="text1"/>
        </w:rPr>
        <w:t>causing</w:t>
      </w:r>
      <w:r>
        <w:t xml:space="preserve"> alkaline condition and</w:t>
      </w:r>
      <w:r>
        <w:rPr>
          <w:shd w:val="clear" w:color="auto" w:fill="FFFFFF"/>
        </w:rPr>
        <w:t xml:space="preserve"> consequently interfering with a broad range of physiological processes such as cell metabolism, cell adhesion, and proliferation </w:t>
      </w:r>
      <w:r w:rsidR="006260FD">
        <w:rPr>
          <w:shd w:val="clear" w:color="auto" w:fill="FFFFFF"/>
        </w:rPr>
        <w:fldChar w:fldCharType="begin" w:fldLock="1"/>
      </w:r>
      <w:r w:rsidR="00790F4D">
        <w:rPr>
          <w:shd w:val="clear" w:color="auto" w:fill="FFFFFF"/>
        </w:rPr>
        <w:instrText>ADDIN CSL_CITATION {"citationItems":[{"id":"ITEM-1","itemData":{"DOI":"10.1016/j.jcms.2016.03.003","ISSN":"1878-4119 (Electronic)","PMID":"27085985","abstract":"Osteomyelitis is a serious complication in oral and maxillofacial surgery affecting bone healing. Bone remodeling is not only controlled by cellular components but also by ionic and molecular composition of the extracellular fluids in which calcium phosphate salts are precipitated in a pH dependent manner. OBJECTIVE: To determine the effect of pH on self-renewal, osteogenic differentiation and matrix mineralization of mesenchymal stem cells (MSCs). METHODS: We selected three different pH values; acidic (6.3, 6.7), physiological (7.0-8.0) and severe alkaline (8.5). MSCs were cultured at different pH ranges, cell viability measured by WST-1, apoptosis detected by JC-1, senescence was analyzed by β-galactosidase whereas mineralization was detected by Alizarin Red and osteogenic differentiation analyzed by Real-time PCR. RESULTS: Self-renewal was affected by pH as well as matrix mineralization in which pH other than physiologic inhibited the deposition of extracellular matrix but did not affect MSCs differentiation as osteoblast markers were upregulated. The expression of osteocalcin and alkaline phosphatase activity was upregulated whereas osteopontin was downregulated under acidic pH. CONCLUSION: pH affected MSCs self-renewal and mineralization without influencing osteogenic differentiation. Thus, future therapies, based on shifting acid-base balance toward the alkaline direction might be beneficial for prevention or treatment of osteomyelitis.","author":[{"dropping-particle":"","family":"Fliefel","given":"Riham","non-dropping-particle":"","parse-names":false,"suffix":""},{"dropping-particle":"","family":"Popov","given":"Cvetan","non-dropping-particle":"","parse-names":false,"suffix":""},{"dropping-particle":"","family":"Tröltzsch","given":"Matthias","non-dropping-particle":"","parse-names":false,"suffix":""},{"dropping-particle":"","family":"Kühnisch","given":"Jan","non-dropping-particle":"","parse-names":false,"suffix":""},{"dropping-particle":"","family":"Ehrenfeld","given":"Michael","non-dropping-particle":"","parse-names":false,"suffix":""},{"dropping-particle":"","family":"Otto","given":"Sven","non-dropping-particle":"","parse-names":false,"suffix":""}],"container-title":"Journal of cranio-maxillo-facial surgery : official publication of the European Association for Cranio-Maxillo-Facial Surgery","id":"ITEM-1","issue":"6","issued":{"date-parts":[["2016","6"]]},"language":"eng","page":"715-724","publisher-place":"Scotland","title":"Mesenchymal stem cell proliferation and mineralization but not osteogenic differentiation are strongly affected by extracellular pH.","type":"article-journal","volume":"44"},"uris":["http://www.mendeley.com/documents/?uuid=62bab233-7bd7-4799-baf3-fc087a56c53d"]},{"id":"ITEM-2","itemData":{"DOI":"10.1007/s00223-013-9745-3","ISSN":"1432-0827","abstract":"During endochondral bone formation, chondrocytes and osteoblasts synthesize and mineralize the extracellular matrix through a process that initiates within matrix vesicles (MVs) and ends with bone mineral propagation onto the collagenous scaffold. pH gradients have been identified in the growth plate of long bones, but how pH changes affect the initiation of skeletal mineralization is not known. Tissue-nonspecific alkaline phosphatase (TNAP) degrades extracellular inorganic pyrophosphate (PPi), a mineralization inhibitor produced by ectonucleotide pyrophosphatase/phosphodiesterase-1 (NPP1), while contributing Pi from ATP to initiate mineralization. TNAP and NPP1, alone or combined, were reconstituted in dipalmitoylphosphatidylcholine liposomes to mimic the microenvironment of MVs. The hydrolysis of ATP, ADP, AMP, and PPi was studied at pH 8 and 9 and compared to the data determined at pH 7.4. While catalytic efficiencies in general were higher at alkaline pH, PPi hydrolysis was maximal at pH 8 and indicated a preferential utilization of PPi over ATP at pH 8 versus 9. In addition, all proteoliposomes induced mineral formation when incubated in a synthetic cartilage lymph containing 1 mM ATP as substrate and amorphous calcium phosphate or calcium–phosphate–phosphatidylserine complexes as nucleators. Propagation of mineralization was significantly more efficient at pH 7.5 and 8 than at pH 9. Since a slight pH elevation from 7.4 to 8 promotes considerably more hydrolysis of ATP, ADP, and AMP primarily by TNAP, this small pH change facilitates mineralization, especially via upregulated PPi hydrolysis by both NPP1 and TNAP, further elevating the Pi/PPi ratio, thus enhancing bone mineralization.","author":[{"dropping-particle":"","family":"Simão","given":"Ana Maria S","non-dropping-particle":"","parse-names":false,"suffix":""},{"dropping-particle":"","family":"Bolean","given":"Maytê","non-dropping-particle":"","parse-names":false,"suffix":""},{"dropping-particle":"","family":"Hoylaerts","given":"Marc F","non-dropping-particle":"","parse-names":false,"suffix":""},{"dropping-particle":"","family":"Millán","given":"José Luis","non-dropping-particle":"","parse-names":false,"suffix":""},{"dropping-particle":"","family":"Ciancaglini","given":"Pietro","non-dropping-particle":"","parse-names":false,"suffix":""}],"container-title":"Calcified Tissue International","id":"ITEM-2","issue":"3","issued":{"date-parts":[["2013"]]},"page":"222-232","title":"Effects of pH on the Production of Phosphate and Pyrophosphate by Matrix Vesicles’ Biomimetics","type":"article-journal","volume":"93"},"uris":["http://www.mendeley.com/documents/?uuid=19f1a65a-2c41-478c-bd0f-79cd1fe6bada"]},{"id":"ITEM-3","itemData":{"author":[{"dropping-particle":"","family":"Taylor","given":"A Cecil","non-dropping-particle":"","parse-names":false,"suffix":""}],"container-title":"The Journal of cell biology","id":"ITEM-3","issue":"2","issued":{"date-parts":[["1962"]]},"page":"201-209","publisher":"Rockefeller University Press","title":"Responses of cells to pH changes in the medium","type":"article-journal","volume":"15"},"uris":["http://www.mendeley.com/documents/?uuid=e42e6502-b3ce-40f4-8ce7-8c5002726d1a"]}],"mendeley":{"formattedCitation":"[13]–[15]","plainTextFormattedCitation":"[13]–[15]","previouslyFormattedCitation":"[13]–[15]"},"properties":{"noteIndex":0},"schema":"https://github.com/citation-style-language/schema/raw/master/csl-citation.json"}</w:instrText>
      </w:r>
      <w:r w:rsidR="006260FD">
        <w:rPr>
          <w:shd w:val="clear" w:color="auto" w:fill="FFFFFF"/>
        </w:rPr>
        <w:fldChar w:fldCharType="separate"/>
      </w:r>
      <w:r w:rsidR="00790F4D" w:rsidRPr="00790F4D">
        <w:rPr>
          <w:noProof/>
          <w:shd w:val="clear" w:color="auto" w:fill="FFFFFF"/>
        </w:rPr>
        <w:t>[13]–[15]</w:t>
      </w:r>
      <w:r w:rsidR="006260FD">
        <w:rPr>
          <w:shd w:val="clear" w:color="auto" w:fill="FFFFFF"/>
        </w:rPr>
        <w:fldChar w:fldCharType="end"/>
      </w:r>
      <w:r w:rsidR="00790F4D">
        <w:rPr>
          <w:shd w:val="clear" w:color="auto" w:fill="FFFFFF"/>
        </w:rPr>
        <w:t>.</w:t>
      </w:r>
      <w:r>
        <w:t xml:space="preserve"> So far, the empirical approach has been the only means to study the bioregulatory effect of Mg</w:t>
      </w:r>
      <w:r w:rsidR="00D96DB7">
        <w:t>-based</w:t>
      </w:r>
      <w:r>
        <w:t xml:space="preserve"> materials. Experimental</w:t>
      </w:r>
      <w:r>
        <w:rPr>
          <w:i/>
          <w:iCs/>
        </w:rPr>
        <w:t xml:space="preserve"> </w:t>
      </w:r>
      <w:r>
        <w:t>studies are expensive, time-consuming, cover a limited range of parameters</w:t>
      </w:r>
      <w:r w:rsidR="00A318EE">
        <w:t>,</w:t>
      </w:r>
      <w:r>
        <w:t xml:space="preserve"> and more importantly, can pose animal-welfare issues.</w:t>
      </w:r>
      <w:r w:rsidR="007939C3">
        <w:t xml:space="preserve"> However</w:t>
      </w:r>
      <w:r>
        <w:t xml:space="preserve">, numerical models once validated are powerful tools that require significantly lower cost and time with no associated ethical issues. </w:t>
      </w:r>
    </w:p>
    <w:p w14:paraId="2D79A88F" w14:textId="087AF5AF" w:rsidR="0075086A" w:rsidRDefault="00A14F29" w:rsidP="007939C3">
      <w:r>
        <w:t>A</w:t>
      </w:r>
      <w:r w:rsidR="0075086A">
        <w:t xml:space="preserve">gent-based modeling (“agent-based model” and “agent-based modeling” are both abbreviated as ABM) </w:t>
      </w:r>
      <w:r w:rsidR="0075086A">
        <w:rPr>
          <w:lang w:val="en-US"/>
        </w:rPr>
        <w:t>is</w:t>
      </w:r>
      <w:r w:rsidR="0075086A">
        <w:t xml:space="preserve"> widely used in simulating complex systems with special attention to the behavioral properties of individual entities called agents </w:t>
      </w:r>
      <w:r w:rsidR="00790F4D">
        <w:fldChar w:fldCharType="begin" w:fldLock="1"/>
      </w:r>
      <w:r w:rsidR="00790F4D">
        <w:instrText>ADDIN CSL_CITATION {"citationItems":[{"id":"ITEM-1","itemData":{"DOI":"10.1016/j.copbio.2016.04.002","ISSN":"18790429","PMID":"27115496","abstract":"Computational modeling has significantly impacted our ability to analyze vast (and exponentially increasing) quantities of experimental data for a variety of applications, such as drug discovery and disease forecasting. Single-scale, single-class models persist as the most common group of models, but biological complexity often demands more sophisticated approaches. This review surveys modeling approaches that are multi-class (incorporating multiple model types) and/or multi-scale (accounting for multiple spatial or temporal scales) and describes how these models, and combinations thereof, should be used within the context of the problem statement. We end by highlighting agent-based models as an intuitive, modular, and flexible framework within which multi-scale and multi-class models can be implemented.","author":[{"dropping-particle":"","family":"Yu","given":"Jessica S.","non-dropping-particle":"","parse-names":false,"suffix":""},{"dropping-particle":"","family":"Bagheri","given":"Neda","non-dropping-particle":"","parse-names":false,"suffix":""}],"container-title":"Current Opinion in Biotechnology","id":"ITEM-1","issued":{"date-parts":[["2016"]]},"page":"167-173","publisher":"Elsevier Ltd","title":"Multi-class and multi-scale models of complex biological phenomena","type":"article-journal","volume":"39"},"uris":["http://www.mendeley.com/documents/?uuid=7b992345-1da6-4cb8-a5eb-ecb84fe6a707"]}],"mendeley":{"formattedCitation":"[16]","plainTextFormattedCitation":"[16]","previouslyFormattedCitation":"[16]"},"properties":{"noteIndex":0},"schema":"https://github.com/citation-style-language/schema/raw/master/csl-citation.json"}</w:instrText>
      </w:r>
      <w:r w:rsidR="00790F4D">
        <w:fldChar w:fldCharType="separate"/>
      </w:r>
      <w:r w:rsidR="00790F4D" w:rsidRPr="00790F4D">
        <w:rPr>
          <w:noProof/>
        </w:rPr>
        <w:t>[16]</w:t>
      </w:r>
      <w:r w:rsidR="00790F4D">
        <w:fldChar w:fldCharType="end"/>
      </w:r>
      <w:r w:rsidR="00790F4D">
        <w:fldChar w:fldCharType="begin" w:fldLock="1"/>
      </w:r>
      <w:r w:rsidR="00790F4D">
        <w:instrText>ADDIN CSL_CITATION {"citationItems":[{"id":"ITEM-1","itemData":{"DOI":"10.3389/fphys.2017.00287","ISSN":"1664042X","PMID":"28533757","abstract":"Bone is a living part of the body that can, in most situations, heal itself after fracture. However, in some situations, healing may fail. Compromised conditions, such as large bone defects, aging, immuno-deficiency, or genetic disorders, might lead to delayed or non-unions. Treatment strategies for those conditions remain a clinical challenge, emphasizing the need to better understand the mechanisms behind endogenous bone regeneration. Bone healing is a complex process that involves the coordination of multiple events at different length and time scales. Computer models have been able to provide great insights into the interactions occurring within and across the different scales (organ, tissue, cellular, intracellular) using different modeling approaches [partial differential equations (PDEs), agent-based models, and finite element techniques]. In this review, we summarize the latest advances in computer models of bone healing with a focus on multiscale approaches and how they have contributed to understand the emergence of tissue formation patterns as a result of processes taking place at the lower length scales.","author":[{"dropping-particle":"","family":"Borgiani","given":"Edoardo","non-dropping-particle":"","parse-names":false,"suffix":""},{"dropping-particle":"","family":"Duda","given":"Georg N.","non-dropping-particle":"","parse-names":false,"suffix":""},{"dropping-particle":"","family":"Checa","given":"Sara","non-dropping-particle":"","parse-names":false,"suffix":""}],"container-title":"Frontiers in Physiology","id":"ITEM-1","issue":"MAY","issued":{"date-parts":[["2017"]]},"title":"Multiscale modeling of bone healing: Toward a systems biology approach","type":"article","volume":"8"},"uris":["http://www.mendeley.com/documents/?uuid=514e3a8e-e0c4-4ec9-97e2-675e7149dcab"]}],"mendeley":{"formattedCitation":"[17]","plainTextFormattedCitation":"[17]","previouslyFormattedCitation":"[17]"},"properties":{"noteIndex":0},"schema":"https://github.com/citation-style-language/schema/raw/master/csl-citation.json"}</w:instrText>
      </w:r>
      <w:r w:rsidR="00790F4D">
        <w:fldChar w:fldCharType="separate"/>
      </w:r>
      <w:r w:rsidR="00790F4D" w:rsidRPr="00790F4D">
        <w:rPr>
          <w:noProof/>
        </w:rPr>
        <w:t>[17]</w:t>
      </w:r>
      <w:r w:rsidR="00790F4D">
        <w:fldChar w:fldCharType="end"/>
      </w:r>
      <w:r w:rsidR="0075086A">
        <w:t xml:space="preserve">. By explicitly simulating cells as agents, ABM inherently </w:t>
      </w:r>
      <w:r w:rsidR="00F60EF5">
        <w:t>provides</w:t>
      </w:r>
      <w:r w:rsidR="0075086A">
        <w:t xml:space="preserve"> </w:t>
      </w:r>
      <w:r w:rsidR="00A318EE">
        <w:t xml:space="preserve">a </w:t>
      </w:r>
      <w:r w:rsidR="0075086A">
        <w:t>multiscale investigation of a system</w:t>
      </w:r>
      <w:r w:rsidR="00AB3535">
        <w:t>,</w:t>
      </w:r>
      <w:r w:rsidR="0075086A">
        <w:t xml:space="preserve"> as a direct observation can be made on individual cells while the cumulative results are captured </w:t>
      </w:r>
      <w:r w:rsidR="00A318EE">
        <w:t>at</w:t>
      </w:r>
      <w:r w:rsidR="0075086A">
        <w:t xml:space="preserve"> the population level. </w:t>
      </w:r>
      <w:r w:rsidR="00790F4D">
        <w:t>S</w:t>
      </w:r>
      <w:r w:rsidR="0075086A">
        <w:t xml:space="preserve">everal studies already demonstrated the capabilities of ABMs in incorporating </w:t>
      </w:r>
      <w:r w:rsidR="00AB3535">
        <w:t xml:space="preserve">several </w:t>
      </w:r>
      <w:r w:rsidR="0075086A">
        <w:t xml:space="preserve">physiological scales </w:t>
      </w:r>
      <w:r w:rsidR="00790F4D">
        <w:fldChar w:fldCharType="begin" w:fldLock="1"/>
      </w:r>
      <w:r w:rsidR="00BA170C">
        <w:instrText>ADDIN CSL_CITATION {"citationItems":[{"id":"ITEM-1","itemData":{"DOI":"10.3389/fphys.2019.00288","ISSN":"1664042X","abstract":"Sprouting angiogenesis is a necessary process in regeneration and development as well as in tumorigenesis. VEGF-A is the main pro-angiogenic chemoattractant and it can bind to the decoy receptor VEGFR1 or to VEGFR2 to induce sprouting. Active sprout cells express Dll4, which binds to Notch1 on neighboring cells, in turn inhibiting VEGFR2 expression. It is known that the balance between VEGFR2 and VEGFR1 determines tip selection and network architecture, however the quantitative interrelationship of the receptors and their interrelated balances, also with relation to Dll4-Notch1 signaling, remains yet largely unknown. Here, we present an agent-based computer model of sprouting angiogenesis, integrating VEGFR1 and VEGFR2 in a detailed model of cellular signaling. Our model reproduces expe- rimental data on VEGFR1 knockout. We show that soluble VEGFR1 improves the efficiency of angiogenesis by directing sprouts away from existing cells over a wide range of parameters. Our analysis unravels the relevance of the stability of the active notch intracellular domain as a dominating hub in this regulatory network. Our analysis quantitatively dissects the regulatory interactions in sprouting angiogenesis. Because we use a detailed model of intracellular signaling, the results of our analysis are 18 directly linked to biological entities. We provide our computational model and simulation engine 19 for integration in complementary modeling approaches.","author":[{"dropping-particle":"","family":"Kuhn","given":"Clemens","non-dropping-particle":"","parse-names":false,"suffix":""},{"dropping-particle":"","family":"Checa","given":"Sara","non-dropping-particle":"","parse-names":false,"suffix":""}],"container-title":"Frontiers in Physiology","id":"ITEM-1","issue":"MAR","issued":{"date-parts":[["2019"]]},"page":"1-14","title":"Computational modeling to quantify the contributions of VEGFR1, VEGFR2, and lateral inhibition in sprouting angiogenesis","type":"article-journal","volume":"10"},"uris":["http://www.mendeley.com/documents/?uuid=ecaeea1e-0d87-4d25-8c85-fc5a1c489e01"]},{"id":"ITEM-2","itemData":{"DOI":"10.1007/s00285-018-1208-z","ISSN":"14321416","abstract":"The adult mammalian kidney has a complex, highly-branched collecting duct epithelium that arises as a ureteric bud sidebranch from an epithelial tube known as the nephric duct. Subsequent branching of the ureteric bud to form the collecting duct tree is regulated by subcellular interactions between the epithelium and a population of mesenchymal cells that surround the tips of outgrowing branches. The mesenchymal cells produce glial cell-line derived neurotrophic factor (GDNF), that binds with RET receptors on the surface of the epithelial cells to stimulate several subcellular pathways in the epithelium. Such interactions are known to be a prerequisite for normal branching development, although competing theories exist for their role in morphogenesis. Here we introduce the first agent-based model of ex vivo kidney uretic branching. Through comparison with experimental data, we show that growth factor-regulated growth mechanisms can explain early epithelial cell branching, but only if epithelial cell division depends in a switch-like way on the local growth factor concentration; cell division occurring only if the driving growth factor level exceeds a threshold. We also show how a recently-developed method, \"Approximate Approximate Bayesian Computation\", can be used to infer key model parameters, and reveal the dependency between the parameters controlling a growth factor-dependent growth switch. These results are consistent with a requirement for signals controlling proliferation and chemotaxis, both of which are previously identified roles for GDNF.","author":[{"dropping-particle":"","family":"Lambert","given":"Ben","non-dropping-particle":"","parse-names":false,"suffix":""},{"dropping-particle":"","family":"MacLean","given":"Adam L.","non-dropping-particle":"","parse-names":false,"suffix":""},{"dropping-particle":"","family":"Fletcher","given":"Alexander G.","non-dropping-particle":"","parse-names":false,"suffix":""},{"dropping-particle":"","family":"Combes","given":"Alexander N.","non-dropping-particle":"","parse-names":false,"suffix":""},{"dropping-particle":"","family":"Little","given":"Melissa H.","non-dropping-particle":"","parse-names":false,"suffix":""},{"dropping-particle":"","family":"Byrne","given":"Helen M.","non-dropping-particle":"","parse-names":false,"suffix":""}],"container-title":"Journal of Mathematical Biology","id":"ITEM-2","issue":"7","issued":{"date-parts":[["2018"]]},"page":"1673-1697","publisher":"Springer Berlin Heidelberg","title":"Bayesian inference of agent-based models: a tool for studying kidney branching morphogenesis","type":"article-journal","volume":"76"},"uris":["http://www.mendeley.com/documents/?uuid=b9328e39-1d9a-4c4a-953f-ce4eb65a55c0"]},{"id":"ITEM-3","itemData":{"DOI":"10.1038/s41598-019-48865-z","ISBN":"8415683111","ISSN":"20452322","PMID":"31484958","abstract":"Macrophages play a key role in tissue regeneration by polarizing to different destinies and generating various phenotypes. Recognizing the underlying mechanisms is critical in designing therapeutic procedures targeting macrophage fate determination. Here, to investigate the macrophage polarization, a nonlinear mathematical model is proposed in which the effect of IL4, IFNγ and LPS, as external stimuli, on STAT1, STAT6, and NFκB is studied using bifurcation analysis. The existence of saddle-node bifurcations in these internal key regulators allows different combinations of steady state levels which are attributable to different fates. Therefore, we propose dynamic bifurcation as a crucial built-in mechanism of macrophage polarization. Next, in order to investigate the polarization of a population of macrophages, bifurcation analysis is employed aligned with agent-based approach and a two-layer model is proposed in which the information from single cells is exploited to model the behavior in tissue level. Also, in this model, a partial differential equation describes the diffusion of secreted cytokines in the medium. Finally, the model was validated against a set of experimental data. Taken together, we have here developed a cell and tissue level model of macrophage polarization behavior which can be used for designing therapeutic interventions.","author":[{"dropping-particle":"","family":"Nickaeen","given":"Niloofar","non-dropping-particle":"","parse-names":false,"suffix":""},{"dropping-particle":"","family":"Ghaisari","given":"Jafar","non-dropping-particle":"","parse-names":false,"suffix":""},{"dropping-particle":"","family":"Heiner","given":"Monika","non-dropping-particle":"","parse-names":false,"suffix":""},{"dropping-particle":"","family":"Moein","given":"Shiva","non-dropping-particle":"","parse-names":false,"suffix":""},{"dropping-particle":"","family":"Gheisari","given":"Yousof","non-dropping-particle":"","parse-names":false,"suffix":""}],"container-title":"Scientific Reports","id":"ITEM-3","issue":"1","issued":{"date-parts":[["2019"]]},"page":"1-14","publisher":"Springer US","title":"Agent-based modeling and bifurcation analysis reveal mechanisms of macrophage polarization and phenotype pattern distribution","type":"article-journal","volume":"9"},"uris":["http://www.mendeley.com/documents/?uuid=c0d0486d-a1d6-43c0-8a30-2fed33110e5d"]}],"mendeley":{"formattedCitation":"[18]–[20]","plainTextFormattedCitation":"[18]–[20]","previouslyFormattedCitation":"[18]–[20]"},"properties":{"noteIndex":0},"schema":"https://github.com/citation-style-language/schema/raw/master/csl-citation.json"}</w:instrText>
      </w:r>
      <w:r w:rsidR="00790F4D">
        <w:fldChar w:fldCharType="separate"/>
      </w:r>
      <w:r w:rsidR="00790F4D" w:rsidRPr="00790F4D">
        <w:rPr>
          <w:noProof/>
        </w:rPr>
        <w:t>[18]–[20]</w:t>
      </w:r>
      <w:r w:rsidR="00790F4D">
        <w:fldChar w:fldCharType="end"/>
      </w:r>
      <w:r w:rsidR="0075086A">
        <w:t>. A common challenge</w:t>
      </w:r>
      <w:r w:rsidR="00C33F8F">
        <w:t xml:space="preserve"> in</w:t>
      </w:r>
      <w:r w:rsidR="0075086A">
        <w:t xml:space="preserve"> </w:t>
      </w:r>
      <w:r w:rsidR="007939C3">
        <w:t>ABM</w:t>
      </w:r>
      <w:r w:rsidR="0075086A">
        <w:t xml:space="preserve"> is the abstraction of cellular behavior which requires an algorithm to correctly govern the decision-making process </w:t>
      </w:r>
      <w:r w:rsidR="00BA170C">
        <w:fldChar w:fldCharType="begin" w:fldLock="1"/>
      </w:r>
      <w:r w:rsidR="00BA170C">
        <w:instrText>ADDIN CSL_CITATION {"citationItems":[{"id":"ITEM-1","itemData":{"author":[{"dropping-particle":"","family":"DeAngelis","given":"Donald L","non-dropping-particle":"","parse-names":false,"suffix":""},{"dropping-particle":"","family":"Diaz","given":"Stephanie G","non-dropping-particle":"","parse-names":false,"suffix":""}],"container-title":"Frontiers in Ecology and Evolution","id":"ITEM-1","issued":{"date-parts":[["2019"]]},"page":"237","publisher":"Frontiers","title":"Decision-making in agent-based modeling: A current review and future prospectus","type":"article-journal","volume":"6"},"uris":["http://www.mendeley.com/documents/?uuid=2ed9fbdd-62f3-4a04-be05-35ca753b77b6"]},{"id":"ITEM-2","itemData":{"DOI":"10.1002/bies.201800020","ISSN":"15211878","abstract":"Molecular systems orchestrating the biology of the cell typically involve a complex web of interactions among various components and span a vast range of spatial and temporal scales. Computational methods have advanced our understanding of the behavior of molecular systems by enabling us to test assumptions and hypotheses, explore the effect of different parameters on the outcome, and eventually guide experiments. While several different mathematical and computational methods are developed to study molecular systems at different spatiotemporal scales, there is still a need for methods that bridge the gap between spatially-detailed and computationally-efficient approaches. In this review, we summarize the capabilities of agent-based modeling (ABM) as an emerging molecular systems biology technique that provides researchers with a new tool in exploring the dynamics of molecular systems/pathways in health and disease.","author":[{"dropping-particle":"","family":"Soheilypour","given":"Mohammad","non-dropping-particle":"","parse-names":false,"suffix":""},{"dropping-particle":"","family":"Mofrad","given":"Mohammad R.K.","non-dropping-particle":"","parse-names":false,"suffix":""}],"container-title":"BioEssays","id":"ITEM-2","issue":"7","issued":{"date-parts":[["2018"]]},"page":"1-8","title":"Agent-Based Modeling in Molecular Systems Biology","type":"article-journal","volume":"40"},"uris":["http://www.mendeley.com/documents/?uuid=3ecd0ab8-14e9-4ea0-b00e-36db08b14dc1"]}],"mendeley":{"formattedCitation":"[21], [22]","plainTextFormattedCitation":"[21], [22]","previouslyFormattedCitation":"[21], [22]"},"properties":{"noteIndex":0},"schema":"https://github.com/citation-style-language/schema/raw/master/csl-citation.json"}</w:instrText>
      </w:r>
      <w:r w:rsidR="00BA170C">
        <w:fldChar w:fldCharType="separate"/>
      </w:r>
      <w:r w:rsidR="00BA170C" w:rsidRPr="00BA170C">
        <w:rPr>
          <w:noProof/>
        </w:rPr>
        <w:t>[21], [22]</w:t>
      </w:r>
      <w:r w:rsidR="00BA170C">
        <w:fldChar w:fldCharType="end"/>
      </w:r>
      <w:r w:rsidR="0075086A">
        <w:t xml:space="preserve">. Among the available techniques, fuzzy logic-based (FLB) simulations have shown great potential in resolving technical barriers between experimental and simulation experts </w:t>
      </w:r>
      <w:r w:rsidR="00BA170C">
        <w:fldChar w:fldCharType="begin" w:fldLock="1"/>
      </w:r>
      <w:r w:rsidR="008D577D">
        <w:instrText>ADDIN CSL_CITATION {"citationItems":[{"id":"ITEM-1","itemData":{"DOI":"10.1007/978-3-030-16272-6_8","ISSN":"16113349","abstract":"The faithful reproduction and accurate prediction of the phe-notypes and emergent behaviors of complex cellular systems are among the most challenging goals in Systems Biology. Although mathematical models that describe the interactions among all biochemical processes in a cell are theoretically feasible, their simulation is generally hard because of a variety of reasons. For instance, many quantitative data (e.g., kinetic rates) are usually not available, a problem that hinders the execution of simulation algorithms as long as some parameter estimation methods are used. Though, even with a candidate parameterization, the simulation of mechanistic models could be challenging due to the extreme computational effort required. In this context, model reduction techniques and High-Performance Computing infrastructures could be leveraged to mitigate these issues. In addition, as cellular processes are characterized by multiple scales of temporal and spatial organization, novel hybrid simulators able to harmonize different modeling approaches (e.g., logic-based, constraint-based, continuous deterministic, discrete stochastic, spatial) should be designed. This chapter describes a putative unified approach to tackle these challenging tasks, hopefully paving the way to the definition of large-scale comprehensive models that aim at the comprehension of the cell behavior by means of computational tools.","author":[{"dropping-particle":"","family":"Spolaor","given":"Simone","non-dropping-particle":"","parse-names":false,"suffix":""},{"dropping-particle":"","family":"Gribaudo","given":"Marco","non-dropping-particle":"","parse-names":false,"suffix":""},{"dropping-particle":"","family":"Iacono","given":"Mauro","non-dropping-particle":"","parse-names":false,"suffix":""},{"dropping-particle":"","family":"Kadavy","given":"Tomas","non-dropping-particle":"","parse-names":false,"suffix":""},{"dropping-particle":"","family":"Oplatková","given":"Zuzana Komínková","non-dropping-particle":"","parse-names":false,"suffix":""},{"dropping-particle":"","family":"Mauri","given":"Giancarlo","non-dropping-particle":"","parse-names":false,"suffix":""},{"dropping-particle":"","family":"Pllana","given":"Sabri","non-dropping-particle":"","parse-names":false,"suffix":""},{"dropping-particle":"","family":"Senkerik","given":"Roman","non-dropping-particle":"","parse-names":false,"suffix":""},{"dropping-particle":"","family":"Stojanovic","given":"Natalija","non-dropping-particle":"","parse-names":false,"suffix":""},{"dropping-particle":"","family":"Turunen","given":"Esko","non-dropping-particle":"","parse-names":false,"suffix":""},{"dropping-particle":"","family":"Viktorin","given":"Adam","non-dropping-particle":"","parse-names":false,"suffix":""},{"dropping-particle":"","family":"Vitabile","given":"Salvatore","non-dropping-particle":"","parse-names":false,"suffix":""},{"dropping-particle":"","family":"Zamuda","given":"Aleš","non-dropping-particle":"","parse-names":false,"suffix":""},{"dropping-particle":"","family":"Nobile","given":"Marco S.","non-dropping-particle":"","parse-names":false,"suffix":""}],"container-title":"Lecture Notes in Computer Science (including subseries Lecture Notes in Artificial Intelligence and Lecture Notes in Bioinformatics)","id":"ITEM-1","issued":{"date-parts":[["2019"]]},"page":"221-249","publisher":"Springer Verlag","title":"Towards human cell simulation","type":"chapter","volume":"11400"},"uris":["http://www.mendeley.com/documents/?uuid=ad92579b-5aaa-3a18-9d94-a574eb888544"]}],"mendeley":{"formattedCitation":"[23]","plainTextFormattedCitation":"[23]","previouslyFormattedCitation":"[23]"},"properties":{"noteIndex":0},"schema":"https://github.com/citation-style-language/schema/raw/master/csl-citation.json"}</w:instrText>
      </w:r>
      <w:r w:rsidR="00BA170C">
        <w:fldChar w:fldCharType="separate"/>
      </w:r>
      <w:r w:rsidR="00BA170C" w:rsidRPr="00BA170C">
        <w:rPr>
          <w:noProof/>
        </w:rPr>
        <w:t>[23]</w:t>
      </w:r>
      <w:r w:rsidR="00BA170C">
        <w:fldChar w:fldCharType="end"/>
      </w:r>
      <w:r w:rsidR="0075086A">
        <w:t xml:space="preserve">. In this approach, knowledge about a system can be formulated in </w:t>
      </w:r>
      <w:r w:rsidR="001B33AE">
        <w:t xml:space="preserve">the </w:t>
      </w:r>
      <w:r w:rsidR="0075086A">
        <w:t>form of IF-THEN statements, in which IF and THEN are conditions and results, respectively. This plain language can potentially ease the involvement</w:t>
      </w:r>
      <w:r w:rsidR="007939C3">
        <w:t xml:space="preserve"> of</w:t>
      </w:r>
      <w:r w:rsidR="0075086A">
        <w:t xml:space="preserve"> </w:t>
      </w:r>
      <w:r w:rsidR="007939C3">
        <w:t>people with domain knowledge</w:t>
      </w:r>
      <w:r w:rsidR="0075086A">
        <w:t xml:space="preserve"> in the rapid development of computer models. Since FLB models can define a system without precise mechanistic information, it is possible to leverage qualitative knowledge in numerical modeling which would be otherwise difficult or impossible using other simulation approaches </w:t>
      </w:r>
      <w:r w:rsidR="00A318EE">
        <w:t>that</w:t>
      </w:r>
      <w:r w:rsidR="0075086A">
        <w:t xml:space="preserve"> require real-valued variables </w:t>
      </w:r>
      <w:r w:rsidR="00BA170C">
        <w:fldChar w:fldCharType="begin" w:fldLock="1"/>
      </w:r>
      <w:r w:rsidR="008D577D">
        <w:instrText>ADDIN CSL_CITATION {"citationItems":[{"id":"ITEM-1","itemData":{"DOI":"10.1007/978-3-030-16272-6_8","ISSN":"16113349","abstract":"The faithful reproduction and accurate prediction of the phe-notypes and emergent behaviors of complex cellular systems are among the most challenging goals in Systems Biology. Although mathematical models that describe the interactions among all biochemical processes in a cell are theoretically feasible, their simulation is generally hard because of a variety of reasons. For instance, many quantitative data (e.g., kinetic rates) are usually not available, a problem that hinders the execution of simulation algorithms as long as some parameter estimation methods are used. Though, even with a candidate parameterization, the simulation of mechanistic models could be challenging due to the extreme computational effort required. In this context, model reduction techniques and High-Performance Computing infrastructures could be leveraged to mitigate these issues. In addition, as cellular processes are characterized by multiple scales of temporal and spatial organization, novel hybrid simulators able to harmonize different modeling approaches (e.g., logic-based, constraint-based, continuous deterministic, discrete stochastic, spatial) should be designed. This chapter describes a putative unified approach to tackle these challenging tasks, hopefully paving the way to the definition of large-scale comprehensive models that aim at the comprehension of the cell behavior by means of computational tools.","author":[{"dropping-particle":"","family":"Spolaor","given":"Simone","non-dropping-particle":"","parse-names":false,"suffix":""},{"dropping-particle":"","family":"Gribaudo","given":"Marco","non-dropping-particle":"","parse-names":false,"suffix":""},{"dropping-particle":"","family":"Iacono","given":"Mauro","non-dropping-particle":"","parse-names":false,"suffix":""},{"dropping-particle":"","family":"Kadavy","given":"Tomas","non-dropping-particle":"","parse-names":false,"suffix":""},{"dropping-particle":"","family":"Oplatková","given":"Zuzana Komínková","non-dropping-particle":"","parse-names":false,"suffix":""},{"dropping-particle":"","family":"Mauri","given":"Giancarlo","non-dropping-particle":"","parse-names":false,"suffix":""},{"dropping-particle":"","family":"Pllana","given":"Sabri","non-dropping-particle":"","parse-names":false,"suffix":""},{"dropping-particle":"","family":"Senkerik","given":"Roman","non-dropping-particle":"","parse-names":false,"suffix":""},{"dropping-particle":"","family":"Stojanovic","given":"Natalija","non-dropping-particle":"","parse-names":false,"suffix":""},{"dropping-particle":"","family":"Turunen","given":"Esko","non-dropping-particle":"","parse-names":false,"suffix":""},{"dropping-particle":"","family":"Viktorin","given":"Adam","non-dropping-particle":"","parse-names":false,"suffix":""},{"dropping-particle":"","family":"Vitabile","given":"Salvatore","non-dropping-particle":"","parse-names":false,"suffix":""},{"dropping-particle":"","family":"Zamuda","given":"Aleš","non-dropping-particle":"","parse-names":false,"suffix":""},{"dropping-particle":"","family":"Nobile","given":"Marco S.","non-dropping-particle":"","parse-names":false,"suffix":""}],"container-title":"Lecture Notes in Computer Science (including subseries Lecture Notes in Artificial Intelligence and Lecture Notes in Bioinformatics)","id":"ITEM-1","issued":{"date-parts":[["2019"]]},"page":"221-249","publisher":"Springer Verlag","title":"Towards human cell simulation","type":"chapter","volume":"11400"},"uris":["http://www.mendeley.com/documents/?uuid=ad92579b-5aaa-3a18-9d94-a574eb888544"]}],"mendeley":{"formattedCitation":"[23]","plainTextFormattedCitation":"[23]","previouslyFormattedCitation":"[23]"},"properties":{"noteIndex":0},"schema":"https://github.com/citation-style-language/schema/raw/master/csl-citation.json"}</w:instrText>
      </w:r>
      <w:r w:rsidR="00BA170C">
        <w:fldChar w:fldCharType="separate"/>
      </w:r>
      <w:r w:rsidR="00BA170C" w:rsidRPr="00BA170C">
        <w:rPr>
          <w:noProof/>
        </w:rPr>
        <w:t>[23]</w:t>
      </w:r>
      <w:r w:rsidR="00BA170C">
        <w:fldChar w:fldCharType="end"/>
      </w:r>
      <w:r w:rsidR="0075086A">
        <w:t xml:space="preserve">. Due to these advantages, </w:t>
      </w:r>
      <w:r w:rsidR="00A318EE">
        <w:t xml:space="preserve">the </w:t>
      </w:r>
      <w:r w:rsidR="0075086A">
        <w:t xml:space="preserve">FLB approach has already been repeatedly employed in the numerical investigation of bone regeneration </w:t>
      </w:r>
      <w:r w:rsidR="007939C3">
        <w:fldChar w:fldCharType="begin" w:fldLock="1"/>
      </w:r>
      <w:r w:rsidR="008D577D">
        <w:instrText>ADDIN CSL_CITATION {"citationItems":[{"id":"ITEM-1","itemData":{"DOI":"10.1007/s10237-020-01340-5","ISBN":"0123456789","ISSN":"16177940","PMID":"32524288","abstract":"In bone fracture healing, new tissue gradually forms, ossifies, and eventually remodels itself to restore mechanical stiffness and strength across injury site. Mechanical strain at the fracture site has been implicated in controlling the process of healing and numerical mechanoregulation models with strain-based fuzzy logic rules have been applied to simulate bone healing for simple fracture geometries. However, many of these simplified models cannot capture in vivo observations such as delays in healing with torsional instability or differences in healing rate between different fracture types. Accordingly, the purpose of this work was to apply a fuzzy logic mechanoregulation fracture healing simulation technique to 3D models representing a range of clinically inspired fracture geometries with intramedullary nail fixation and multiaxial loading conditions. The models predicted that the rate of healing depends on the geometry of the fracture and that all fracture types experience a small healing delay with torsional instability. The results also indicated that when realistic torsional loading and fixator mechanics are included, previously published strain-based rules for tissue destruction lead to simulated nonunions that would not be expected in vivo. This suggested that fracture healing may be more robust to distortional strain than has been previously reported and that fuzzy logic models may require parameter tuning to correctly capture clinically relevant healing. The strengths of this study are that it includes fracture morphology effects, realistic implant mechanics, and an exploratory adaptation of the upper distortional strain threshold. These findings may help future researchers extend these methods into clinical fracture healing prediction.","author":[{"dropping-particle":"","family":"Ren","given":"Tianyi","non-dropping-particle":"","parse-names":false,"suffix":""},{"dropping-particle":"","family":"Dailey","given":"Hannah L.","non-dropping-particle":"","parse-names":false,"suffix":""}],"container-title":"Biomechanics and Modeling in Mechanobiology","id":"ITEM-1","issue":"0123456789","issued":{"date-parts":[["2020"]]},"publisher":"Springer Berlin Heidelberg","title":"Mechanoregulation modeling of bone healing in realistic fracture geometries","type":"article-journal"},"uris":["http://www.mendeley.com/documents/?uuid=4accba1c-aae3-4239-8d39-7371a7ae5951"]},{"id":"ITEM-2","itemData":{"DOI":"10.1371/journal.pone.0149674","ISSN":"19326203","PMID":"26910830","abstract":"Stochastic Petri nets (SPNs) have been widely used to model randomness which is an inherent feature of biological systems. However, for many biological systems, some kinetic parameters may be uncertain due to incomplete, vague or missing kinetic data (often called fuzzy uncertainty), or naturally vary, e.g., between different individuals, experimental conditions, etc. (often called variability), which has prevented a wider application of SPNs that require accurate parameters. Considering the strength of fuzzy sets to deal with uncertain information, we apply a specific type of stochastic Petri nets, fuzzy stochastic Petri nets (FSPNs), to model and analyze biological systems with uncertain kinetic parameters. FSPNs combine SPNs and fuzzy sets, thereby taking into account both randomness and fuzziness of biological systems. For a biological system, SPNs model the randomness, while fuzzy sets model kinetic parameters with fuzzy uncertainty or variability by associating each parameter with a fuzzy number instead of a crisp real value. We introduce a simulation-based analysis method for FSPNs to explore the uncertainties of outputs resulting from the uncertainties associated with input parameters, which works equally well for bounded and unbounded models. We illustrate our approach using a yeast polarization model having an infinite state space, which shows the appropriateness of FSPNs in combination with simulation-based analysis for modeling and analyzing biological systems with uncertain information.","author":[{"dropping-particle":"","family":"Liu","given":"Fei","non-dropping-particle":"","parse-names":false,"suffix":""},{"dropping-particle":"","family":"Heiner","given":"Monika","non-dropping-particle":"","parse-names":false,"suffix":""},{"dropping-particle":"","family":"Yang","given":"Ming","non-dropping-particle":"","parse-names":false,"suffix":""}],"container-title":"PLoS ONE","id":"ITEM-2","issue":"2","issued":{"date-parts":[["2016"]]},"page":"1-19","title":"Fuzzy stochastic petri nets for modeling biological systems with uncertain kinetic parameters","type":"article-journal","volume":"11"},"uris":["http://www.mendeley.com/documents/?uuid=82d39e81-1ba7-4b6b-8c22-4dafa4e7de77"]},{"id":"ITEM-3","itemData":{"DOI":"10.1109/ACCESS.2019.2892125","ISSN":"21693536","abstract":"Mechanoregulatory healing models, bioregulatory healing models, and mechanobioregulatory healing models have been developed to investigate the interaction among the mechanical environment, biological factors, and tissue differentiation during bone fracture healing. However, there are few papers studying the influence of mechanical stability on growth factor activities. In this paper, we set up a computational model to investigate the influence of mechanical stability on growth factor activities. Two kinds of fracture gaps (2 mm: stable group and 3 mm: unstable group) were used in this model. In each group, 7% and 33% interfragmentary strains (IFSs) were used to represent low and high IFSs, respectively. Through the simulation, the spatial and temporal distributions of growth factors within the callus region were predicted. The influence of mechanical stability on growth factor activities was obtained. The computational model contributed to the understanding of the bone fracture healing process, and it can help to optimize the treatment methods.","author":[{"dropping-particle":"","family":"Wang","given":"Monan","non-dropping-particle":"","parse-names":false,"suffix":""},{"dropping-particle":"","family":"Yang","given":"Ning","non-dropping-particle":"","parse-names":false,"suffix":""}],"container-title":"IEEE Access","id":"ITEM-3","issued":{"date-parts":[["2019"]]},"page":"9827-9835","publisher":"IEEE","title":"Computational simulation of the influence of mechanical stability on growth factors activities during bone fracture healing","type":"article-journal","volume":"7"},"uris":["http://www.mendeley.com/documents/?uuid=18946e54-d42a-4faf-952c-c6168e54e8a0"]}],"mendeley":{"formattedCitation":"[24]–[26]","plainTextFormattedCitation":"[24]–[26]","previouslyFormattedCitation":"[24]–[26]"},"properties":{"noteIndex":0},"schema":"https://github.com/citation-style-language/schema/raw/master/csl-citation.json"}</w:instrText>
      </w:r>
      <w:r w:rsidR="007939C3">
        <w:fldChar w:fldCharType="separate"/>
      </w:r>
      <w:r w:rsidR="00BA170C" w:rsidRPr="00BA170C">
        <w:rPr>
          <w:noProof/>
        </w:rPr>
        <w:t>[24]–[26]</w:t>
      </w:r>
      <w:r w:rsidR="007939C3">
        <w:fldChar w:fldCharType="end"/>
      </w:r>
      <w:r w:rsidR="0075086A">
        <w:t>.</w:t>
      </w:r>
    </w:p>
    <w:p w14:paraId="2F44527D" w14:textId="10EE682F" w:rsidR="0075086A" w:rsidRDefault="00094CAE" w:rsidP="0075086A">
      <w:r>
        <w:t>In this study, w</w:t>
      </w:r>
      <w:r w:rsidR="009D2137">
        <w:t>e</w:t>
      </w:r>
      <w:r w:rsidR="0075086A">
        <w:t xml:space="preserve"> propose a fuzzy agent-based model to predict the spatiotemporal dynamics of mesenchymal stem </w:t>
      </w:r>
      <w:r w:rsidR="00C64060">
        <w:t>cell</w:t>
      </w:r>
      <w:r w:rsidR="0075086A">
        <w:t xml:space="preserve"> population and osteogenic differentiation in response to </w:t>
      </w:r>
      <w:r w:rsidR="005662C8">
        <w:t>Mg</w:t>
      </w:r>
      <w:r w:rsidR="005662C8">
        <w:rPr>
          <w:vertAlign w:val="superscript"/>
        </w:rPr>
        <w:t xml:space="preserve">2+ </w:t>
      </w:r>
      <w:r w:rsidR="005662C8">
        <w:t>ions</w:t>
      </w:r>
      <w:r w:rsidR="0075086A">
        <w:t xml:space="preserve">. </w:t>
      </w:r>
      <w:r w:rsidR="00C64060">
        <w:t>To</w:t>
      </w:r>
      <w:r w:rsidR="0075086A">
        <w:t xml:space="preserve"> this end, the available information in the literature regarding the </w:t>
      </w:r>
      <w:r w:rsidR="000B3C78">
        <w:t>bioregulatory</w:t>
      </w:r>
      <w:r w:rsidR="0075086A">
        <w:t xml:space="preserve"> effect of</w:t>
      </w:r>
      <w:commentRangeStart w:id="2"/>
      <w:r w:rsidR="0075086A">
        <w:t xml:space="preserve"> </w:t>
      </w:r>
      <w:r w:rsidR="005662C8">
        <w:t>Mg</w:t>
      </w:r>
      <w:r w:rsidR="005662C8">
        <w:rPr>
          <w:vertAlign w:val="superscript"/>
        </w:rPr>
        <w:t xml:space="preserve">2+ </w:t>
      </w:r>
      <w:r w:rsidR="005662C8">
        <w:t>ions</w:t>
      </w:r>
      <w:r w:rsidR="0075086A">
        <w:t xml:space="preserve"> in tandem with pH and several other determinant factors</w:t>
      </w:r>
      <w:commentRangeEnd w:id="2"/>
      <w:r>
        <w:rPr>
          <w:rStyle w:val="CommentReference"/>
        </w:rPr>
        <w:commentReference w:id="2"/>
      </w:r>
      <w:r w:rsidR="0075086A">
        <w:t xml:space="preserve"> is </w:t>
      </w:r>
      <w:r>
        <w:t>curated</w:t>
      </w:r>
      <w:r w:rsidR="0075086A">
        <w:t xml:space="preserve"> and tailored as fuzzy logic rules. The data obtained from </w:t>
      </w:r>
      <w:r w:rsidR="002A2E01">
        <w:t>three</w:t>
      </w:r>
      <w:r w:rsidR="0075086A">
        <w:t xml:space="preserve"> sets of</w:t>
      </w:r>
      <w:r w:rsidR="009D2137">
        <w:t xml:space="preserve"> published</w:t>
      </w:r>
      <w:r w:rsidR="0075086A">
        <w:t xml:space="preserve"> cell-culture experiments are used to estimate the model’s parameters by employing approximate Bayesian calculation. </w:t>
      </w:r>
    </w:p>
    <w:p w14:paraId="6B1D4566" w14:textId="3A5C972B" w:rsidR="0075086A" w:rsidRDefault="0075086A" w:rsidP="0075086A">
      <w:pPr>
        <w:pStyle w:val="Heading1"/>
      </w:pPr>
      <w:bookmarkStart w:id="3" w:name="_Toc62376284"/>
      <w:r>
        <w:lastRenderedPageBreak/>
        <w:t>Materials &amp; methods</w:t>
      </w:r>
      <w:bookmarkEnd w:id="3"/>
    </w:p>
    <w:p w14:paraId="6DB3863E" w14:textId="16ABF304" w:rsidR="004F2D87" w:rsidRDefault="00C6616C" w:rsidP="004F2D87">
      <w:r>
        <w:t xml:space="preserve">The computer model developed in </w:t>
      </w:r>
      <w:r w:rsidR="00CD60AD">
        <w:t xml:space="preserve">the </w:t>
      </w:r>
      <w:r>
        <w:t>present study consists of three parts</w:t>
      </w:r>
      <w:r w:rsidR="00CD60AD">
        <w:t xml:space="preserve">; </w:t>
      </w:r>
      <w:r>
        <w:t>an agent-based model, a cell model, and a growth factor model</w:t>
      </w:r>
      <w:r w:rsidR="007A60E1">
        <w:t xml:space="preserve">. </w:t>
      </w:r>
      <w:r>
        <w:t xml:space="preserve">The agent-based model initializes the simulation, iteratively executes </w:t>
      </w:r>
      <w:r w:rsidR="009509CC">
        <w:t xml:space="preserve">the </w:t>
      </w:r>
      <w:r>
        <w:t>two other models, and updates the simulation world (</w:t>
      </w:r>
      <w:r>
        <w:fldChar w:fldCharType="begin"/>
      </w:r>
      <w:r>
        <w:instrText xml:space="preserve"> REF _Ref45818982 \h </w:instrText>
      </w:r>
      <w:r>
        <w:fldChar w:fldCharType="separate"/>
      </w:r>
      <w:r>
        <w:t xml:space="preserve">Figure </w:t>
      </w:r>
      <w:r>
        <w:rPr>
          <w:noProof/>
        </w:rPr>
        <w:t>1</w:t>
      </w:r>
      <w:r>
        <w:fldChar w:fldCharType="end"/>
      </w:r>
      <w:r w:rsidR="0087133B">
        <w:t>-</w:t>
      </w:r>
      <w:r>
        <w:t>A). The cell model receive</w:t>
      </w:r>
      <w:r w:rsidR="00642268">
        <w:t>s the</w:t>
      </w:r>
      <w:r>
        <w:t xml:space="preserve"> </w:t>
      </w:r>
      <w:r w:rsidR="00642268">
        <w:t>environmental cue</w:t>
      </w:r>
      <w:r>
        <w:t xml:space="preserve"> and predict</w:t>
      </w:r>
      <w:r w:rsidR="00642268">
        <w:t>s</w:t>
      </w:r>
      <w:r>
        <w:t xml:space="preserve"> cellular reactions (see </w:t>
      </w:r>
      <w:r>
        <w:fldChar w:fldCharType="begin"/>
      </w:r>
      <w:r>
        <w:instrText xml:space="preserve"> REF _Ref45818982 \h </w:instrText>
      </w:r>
      <w:r>
        <w:fldChar w:fldCharType="separate"/>
      </w:r>
      <w:r>
        <w:t xml:space="preserve">Figure </w:t>
      </w:r>
      <w:r>
        <w:rPr>
          <w:noProof/>
        </w:rPr>
        <w:t>1</w:t>
      </w:r>
      <w:r>
        <w:fldChar w:fldCharType="end"/>
      </w:r>
      <w:r w:rsidR="0087133B">
        <w:t>-</w:t>
      </w:r>
      <w:r>
        <w:t xml:space="preserve">B). The </w:t>
      </w:r>
      <w:r w:rsidR="004060FB">
        <w:t xml:space="preserve">growth factor </w:t>
      </w:r>
      <w:r>
        <w:t>model calculate</w:t>
      </w:r>
      <w:r w:rsidR="004060FB">
        <w:t>s</w:t>
      </w:r>
      <w:r>
        <w:t xml:space="preserve"> the production and distribution of the growth factors within the simulation domain. </w:t>
      </w:r>
      <w:r w:rsidR="004F2D87">
        <w:t>During the formulation of the models, the unknown values are defined as free parameters and estimated during the calibration process.</w:t>
      </w:r>
      <w:r w:rsidR="00D03660">
        <w:t xml:space="preserve"> The model developed in this </w:t>
      </w:r>
      <w:commentRangeStart w:id="4"/>
      <w:r w:rsidR="00D03660">
        <w:t xml:space="preserve">study can be found </w:t>
      </w:r>
      <w:commentRangeEnd w:id="4"/>
      <w:r w:rsidR="00D03660">
        <w:rPr>
          <w:rStyle w:val="CommentReference"/>
        </w:rPr>
        <w:commentReference w:id="4"/>
      </w:r>
      <w:r w:rsidR="00D03660">
        <w:t xml:space="preserve">on []. </w:t>
      </w:r>
    </w:p>
    <w:p w14:paraId="6725E555" w14:textId="77777777" w:rsidR="004F2D87" w:rsidRPr="00CE0039" w:rsidRDefault="004F2D87" w:rsidP="004F2D87">
      <w:pPr>
        <w:jc w:val="center"/>
      </w:pPr>
      <w:r>
        <w:rPr>
          <w:noProof/>
          <w:lang w:val="de-DE"/>
        </w:rPr>
        <w:drawing>
          <wp:inline distT="0" distB="0" distL="0" distR="0" wp14:anchorId="175AAC87" wp14:editId="0C9977B6">
            <wp:extent cx="5059680" cy="198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2-15 at 17.54.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9351" cy="1998223"/>
                    </a:xfrm>
                    <a:prstGeom prst="rect">
                      <a:avLst/>
                    </a:prstGeom>
                  </pic:spPr>
                </pic:pic>
              </a:graphicData>
            </a:graphic>
          </wp:inline>
        </w:drawing>
      </w:r>
    </w:p>
    <w:p w14:paraId="065ADEE7" w14:textId="76922B39" w:rsidR="004F2D87" w:rsidRDefault="004F2D87" w:rsidP="004F2D87">
      <w:pPr>
        <w:pStyle w:val="Caption"/>
      </w:pPr>
      <w:r>
        <w:t xml:space="preserve">Figure </w:t>
      </w:r>
      <w:fldSimple w:instr=" SEQ Figure \* ARABIC ">
        <w:r>
          <w:rPr>
            <w:noProof/>
          </w:rPr>
          <w:t>1</w:t>
        </w:r>
      </w:fldSimple>
      <w:r>
        <w:rPr>
          <w:noProof/>
        </w:rPr>
        <w:t xml:space="preserve">: </w:t>
      </w:r>
      <w:r>
        <w:t xml:space="preserve">(A) the </w:t>
      </w:r>
      <w:commentRangeStart w:id="5"/>
      <w:r>
        <w:t xml:space="preserve">workflow of the </w:t>
      </w:r>
      <w:commentRangeEnd w:id="5"/>
      <w:r w:rsidR="00094CAE">
        <w:rPr>
          <w:rStyle w:val="CommentReference"/>
          <w:color w:val="auto"/>
        </w:rPr>
        <w:commentReference w:id="5"/>
      </w:r>
      <w:r>
        <w:t xml:space="preserve">agent-based simulation. Once the model is initialized, the </w:t>
      </w:r>
      <w:r w:rsidRPr="002154DB">
        <w:t xml:space="preserve">cell </w:t>
      </w:r>
      <w:r>
        <w:t xml:space="preserve">and the </w:t>
      </w:r>
      <w:r w:rsidRPr="002154DB">
        <w:t>growth factors</w:t>
      </w:r>
      <w:r>
        <w:t xml:space="preserve"> </w:t>
      </w:r>
      <w:r w:rsidRPr="002154DB">
        <w:t>model</w:t>
      </w:r>
      <w:r>
        <w:t xml:space="preserve">s are executed iteratively, and the simulation world is updated according to their results. (B) the </w:t>
      </w:r>
      <w:r w:rsidRPr="002154DB">
        <w:t xml:space="preserve">cell model </w:t>
      </w:r>
      <w:r>
        <w:t xml:space="preserve">governs the decision-making process of the cell by predicting cell actions for a given set of inputs.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t xml:space="preserve">: the final time step of the simulation. </w:t>
      </w:r>
    </w:p>
    <w:p w14:paraId="1C7BF51A" w14:textId="589A517D" w:rsidR="004F2D87" w:rsidRDefault="004F2D87" w:rsidP="004F2D87">
      <w:pPr>
        <w:pStyle w:val="Heading2"/>
      </w:pPr>
      <w:r>
        <w:t>Agent-based model</w:t>
      </w:r>
      <w:r w:rsidR="009E542C">
        <w:t xml:space="preserve"> </w:t>
      </w:r>
    </w:p>
    <w:p w14:paraId="57F79641" w14:textId="38078E21" w:rsidR="00C514B1" w:rsidRDefault="00C514B1" w:rsidP="00C514B1">
      <w:bookmarkStart w:id="6" w:name="_heading=h.30j0zll" w:colFirst="0" w:colLast="0"/>
      <w:bookmarkStart w:id="7" w:name="_heading=h.1fob9te" w:colFirst="0" w:colLast="0"/>
      <w:bookmarkEnd w:id="6"/>
      <w:bookmarkEnd w:id="7"/>
      <w:r>
        <w:t xml:space="preserve">Osteoblastic differentiation of MSCs is shown to generate more than four cell layers in cell culture experiments </w:t>
      </w:r>
      <w:r>
        <w:fldChar w:fldCharType="begin" w:fldLock="1"/>
      </w:r>
      <w:r w:rsidR="008D577D">
        <w:instrText>ADDIN CSL_CITATION {"citationItems":[{"id":"ITEM-1","itemData":{"author":[{"dropping-particle":"","family":"Hanna","given":"Hanna","non-dropping-particle":"","parse-names":false,"suffix":""},{"dropping-particle":"","family":"Mir","given":"Lluis M","non-dropping-particle":"","parse-names":false,"suffix":""},{"dropping-particle":"","family":"Andre","given":"Franck M","non-dropping-particle":"","parse-names":false,"suffix":""}],"container-title":"Stem cell research &amp; therapy","id":"ITEM-1","issue":"1","issued":{"date-parts":[["2018"]]},"page":"203","publisher":"BioMed Central","title":"In vitro osteoblastic differentiation of mesenchymal stem cells generates cell layers with distinct properties","type":"article-journal","volume":"9"},"uris":["http://www.mendeley.com/documents/?uuid=14b9deb0-f143-4141-8213-3af5fb960c89"]}],"mendeley":{"formattedCitation":"[27]","plainTextFormattedCitation":"[27]","previouslyFormattedCitation":"[27]"},"properties":{"noteIndex":0},"schema":"https://github.com/citation-style-language/schema/raw/master/csl-citation.json"}</w:instrText>
      </w:r>
      <w:r>
        <w:fldChar w:fldCharType="separate"/>
      </w:r>
      <w:r w:rsidR="00BA170C" w:rsidRPr="00BA170C">
        <w:rPr>
          <w:noProof/>
        </w:rPr>
        <w:t>[27]</w:t>
      </w:r>
      <w:r>
        <w:fldChar w:fldCharType="end"/>
      </w:r>
      <w:r>
        <w:t xml:space="preserve">. Therefore, a three-dimensional (3D) space with 8 layers in the z-direction is created as the simulation domain </w:t>
      </w:r>
      <w:r>
        <w:fldChar w:fldCharType="begin" w:fldLock="1"/>
      </w:r>
      <w:r w:rsidR="008D577D">
        <w:instrText>ADDIN CSL_CITATION {"citationItems":[{"id":"ITEM-1","itemData":{"author":[{"dropping-particle":"","family":"Hanna","given":"Hanna","non-dropping-particle":"","parse-names":false,"suffix":""},{"dropping-particle":"","family":"Mir","given":"Lluis M","non-dropping-particle":"","parse-names":false,"suffix":""},{"dropping-particle":"","family":"Andre","given":"Franck M","non-dropping-particle":"","parse-names":false,"suffix":""}],"container-title":"Stem cell research &amp; therapy","id":"ITEM-1","issue":"1","issued":{"date-parts":[["2018"]]},"page":"203","publisher":"BioMed Central","title":"In vitro osteoblastic differentiation of mesenchymal stem cells generates cell layers with distinct properties","type":"article-journal","volume":"9"},"uris":["http://www.mendeley.com/documents/?uuid=14b9deb0-f143-4141-8213-3af5fb960c89"]}],"mendeley":{"formattedCitation":"[27]","plainTextFormattedCitation":"[27]","previouslyFormattedCitation":"[27]"},"properties":{"noteIndex":0},"schema":"https://github.com/citation-style-language/schema/raw/master/csl-citation.json"}</w:instrText>
      </w:r>
      <w:r>
        <w:fldChar w:fldCharType="separate"/>
      </w:r>
      <w:r w:rsidR="00BA170C" w:rsidRPr="00BA170C">
        <w:rPr>
          <w:noProof/>
        </w:rPr>
        <w:t>[27]</w:t>
      </w:r>
      <w:r>
        <w:fldChar w:fldCharType="end"/>
      </w:r>
      <w:r>
        <w:t xml:space="preserve">. A </w:t>
      </w:r>
      <w:r w:rsidR="000B3C78">
        <w:t>cube</w:t>
      </w:r>
      <w:r w:rsidR="000E0506">
        <w:t>-</w:t>
      </w:r>
      <w:r>
        <w:t>shape</w:t>
      </w:r>
      <w:r w:rsidR="000E0506">
        <w:t>d</w:t>
      </w:r>
      <w:r>
        <w:t xml:space="preserve"> patch with a length of L is used for the discretization of the domain</w:t>
      </w:r>
      <w:r w:rsidR="00B23489">
        <w:t>. L</w:t>
      </w:r>
      <w:r>
        <w:t xml:space="preserve"> is calculated by taking into account the initial confluence (</w:t>
      </w:r>
      <m:oMath>
        <m:sSub>
          <m:sSubPr>
            <m:ctrlPr>
              <w:rPr>
                <w:rFonts w:ascii="Cambria Math" w:hAnsi="Cambria Math"/>
                <w:i/>
              </w:rPr>
            </m:ctrlPr>
          </m:sSubPr>
          <m:e>
            <m:r>
              <w:rPr>
                <w:rFonts w:ascii="Cambria Math" w:hAnsi="Cambria Math"/>
              </w:rPr>
              <m:t>C</m:t>
            </m:r>
          </m:e>
          <m:sub>
            <m:r>
              <w:rPr>
                <w:rFonts w:ascii="Cambria Math" w:hAnsi="Cambria Math"/>
              </w:rPr>
              <m:t>o</m:t>
            </m:r>
          </m:sub>
        </m:sSub>
      </m:oMath>
      <w:r>
        <w:t xml:space="preserve">), initial cell count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t>), and culture surface area (A) of each experiment 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1440"/>
      </w:tblGrid>
      <w:tr w:rsidR="00C514B1" w14:paraId="4CC2E855" w14:textId="77777777" w:rsidTr="007F3D98">
        <w:trPr>
          <w:trHeight w:val="1233"/>
        </w:trPr>
        <w:tc>
          <w:tcPr>
            <w:tcW w:w="7848" w:type="dxa"/>
          </w:tcPr>
          <w:p w14:paraId="504C20D7" w14:textId="77777777" w:rsidR="00C514B1" w:rsidRPr="00431C93" w:rsidRDefault="00C514B1" w:rsidP="007F3D98">
            <w:pPr>
              <w:rPr>
                <w:lang w:val="en-US"/>
              </w:rPr>
            </w:pPr>
            <m:oMathPara>
              <m:oMath>
                <m:r>
                  <w:rPr>
                    <w:rFonts w:ascii="Cambria Math" w:hAnsi="Cambria Math"/>
                  </w:rPr>
                  <m:t>L=</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A</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rad>
              </m:oMath>
            </m:oMathPara>
          </w:p>
        </w:tc>
        <w:tc>
          <w:tcPr>
            <w:tcW w:w="1440" w:type="dxa"/>
          </w:tcPr>
          <w:p w14:paraId="1394C128" w14:textId="77777777" w:rsidR="00C514B1" w:rsidRDefault="00C514B1" w:rsidP="007F3D98">
            <w:bookmarkStart w:id="8" w:name="_Ref64294575"/>
            <w:r>
              <w:t>(</w:t>
            </w:r>
            <w:fldSimple w:instr=" SEQ Equation \* ARABIC ">
              <w:r>
                <w:rPr>
                  <w:noProof/>
                </w:rPr>
                <w:t>1</w:t>
              </w:r>
            </w:fldSimple>
            <w:bookmarkStart w:id="9" w:name="_Ref62211076"/>
            <w:bookmarkEnd w:id="8"/>
            <w:r>
              <w:t>)</w:t>
            </w:r>
            <w:bookmarkEnd w:id="9"/>
          </w:p>
        </w:tc>
      </w:tr>
    </w:tbl>
    <w:p w14:paraId="6C57E5AF" w14:textId="5426FDF1" w:rsidR="00C514B1" w:rsidRDefault="00C514B1" w:rsidP="00C514B1">
      <w:r>
        <w:t xml:space="preserve">At the beginning of the simulation, cells are randomly assigned to the patches. To account for the crowding effect, the occupancy of a patch is limited to only one cell at a time </w:t>
      </w:r>
      <w:r>
        <w:fldChar w:fldCharType="begin" w:fldLock="1"/>
      </w:r>
      <w:r w:rsidR="008D577D">
        <w:instrText>ADDIN CSL_CITATION {"citationItems":[{"id":"ITEM-1","itemData":{"author":[{"dropping-particle":"","family":"Simpson","given":"Matthew J","non-dropping-particle":"","parse-names":false,"suffix":""},{"dropping-particle":"","family":"Landman","given":"Kerry A","non-dropping-particle":"","parse-names":false,"suffix":""},{"dropping-particle":"","family":"Hughes","given":"Barry D","non-dropping-particle":"","parse-names":false,"suffix":""}],"container-title":"Physica A: Statistical Mechanics and its Applications","id":"ITEM-1","issue":"18","issued":{"date-parts":[["2010"]]},"page":"3779-3790","publisher":"Elsevier","title":"Cell invasion with proliferation mechanisms motivated by time-lapse data","type":"article-journal","volume":"389"},"uris":["http://www.mendeley.com/documents/?uuid=61daa853-fde5-405d-990a-99f51c22660e"]}],"mendeley":{"formattedCitation":"[28]","plainTextFormattedCitation":"[28]","previouslyFormattedCitation":"[28]"},"properties":{"noteIndex":0},"schema":"https://github.com/citation-style-language/schema/raw/master/csl-citation.json"}</w:instrText>
      </w:r>
      <w:r>
        <w:fldChar w:fldCharType="separate"/>
      </w:r>
      <w:r w:rsidR="00BA170C" w:rsidRPr="00BA170C">
        <w:rPr>
          <w:noProof/>
        </w:rPr>
        <w:t>[28]</w:t>
      </w:r>
      <w:r>
        <w:fldChar w:fldCharType="end"/>
      </w:r>
      <w:r>
        <w:t xml:space="preserve">. However, non-agent objects such as proteins are permitted to share a patch. Agents are designed to interact with each other and with the patches in their Moore neighborhood, i.e. </w:t>
      </w:r>
      <w:r w:rsidR="000E0506">
        <w:t xml:space="preserve">the </w:t>
      </w:r>
      <w:r>
        <w:t xml:space="preserve">27 immediately adjacent positions. To save computational power, we only simulate 1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of the culture area. To partly account for this simplification, periodic boundary conditions are applied to the external surfaces of the domain </w:t>
      </w:r>
      <w:r w:rsidR="008D577D">
        <w:fldChar w:fldCharType="begin" w:fldLock="1"/>
      </w:r>
      <w:r w:rsidR="008D577D">
        <w:instrText>ADDIN CSL_CITATION {"citationItems":[{"id":"ITEM-1","itemData":{"DOI":"10.3390/bdcc3040051","author":[{"dropping-particle":"","family":"Jäger","given":"Georg","non-dropping-particle":"","parse-names":false,"suffix":""}],"id":"ITEM-1","issued":{"date-parts":[["2019"]]},"title":"Replacing Rules by Neural Networks A Framework for Agent-Based Modelling","type":"article-journal"},"uris":["http://www.mendeley.com/documents/?uuid=26ac82b2-3294-4cd9-836c-7cb463e06412"]},{"id":"ITEM-2","itemData":{"DOI":"10.1016/j.jtbi.2017.10.032","ISSN":"10958541","abstract":"Collective cell spreading takes place in spatially continuous environments, yet it is often modelled using discrete lattice-based approaches. Here, we use data from a series of cell proliferation assays, with a prostate cancer cell line, to calibrate a spatially continuous individual based model (IBM) of collective cell migration and proliferation. The IBM explicitly accounts for crowding effects by modifying the rate of movement, direction of movement, and the rate of proliferation by accounting for pair-wise interactions. Taking a Bayesian approach we estimate the free parameters in the IBM using rejection sampling on three separate, independent experimental data sets. Since the posterior distributions for each experiment are similar, we perform simulations with parameters sampled from a new posterior distribution generated by combining the three data sets. To explore the predictive power of the calibrated IBM, we forecast the evolution of a fourth experimental data set. Overall, we show how to calibrate a lattice-free IBM to experimental data, and our work highlights the importance of interactions between individuals. Despite great care taken to distribute cells as uniformly as possible experimentally, we find evidence of significant spatial clustering over short distances, suggesting that standard mean-field models could be inappropriate.","author":[{"dropping-particle":"","family":"Browning","given":"Alexander P.","non-dropping-particle":"","parse-names":false,"suffix":""},{"dropping-particle":"","family":"McCue","given":"Scott W.","non-dropping-particle":"","parse-names":false,"suffix":""},{"dropping-particle":"","family":"Binny","given":"Rachelle N.","non-dropping-particle":"","parse-names":false,"suffix":""},{"dropping-particle":"","family":"Plank","given":"Michael J.","non-dropping-particle":"","parse-names":false,"suffix":""},{"dropping-particle":"","family":"Shah","given":"Esha T.","non-dropping-particle":"","parse-names":false,"suffix":""},{"dropping-particle":"","family":"Simpson","given":"Matthew J.","non-dropping-particle":"","parse-names":false,"suffix":""}],"container-title":"Journal of Theoretical Biology","id":"ITEM-2","issued":{"date-parts":[["2018"]]},"page":"251-260","title":"Inferring parameters for a lattice-free model of cell migration and proliferation using experimental data","type":"article-journal","volume":"437"},"uris":["http://www.mendeley.com/documents/?uuid=892cd573-0e16-4a92-8edb-7b79a75fe4ea"]},{"id":"ITEM-3","itemData":{"DOI":"10.1098/rsif.2012.0448","ISSN":"17425662","abstract":"A number of biological processes, such as embryo development, cancer metastasis or wound healing, rely on cells moving in concert. The mechanisms leading to the emergence of coordinated motion remain however largely unexplored. Although biomolecular signalling is known to be involved in most occurrences of collective migration, the role of physical and mechanical interactions has only been recently investigated. In this paper, a versatile framework for cell motility is implemented in-silico in order to study the minimal requirements for the coordination of a group of epithelial cells. We find that cell motility and cell-cell mechanical interactions are sufficient to generate a broad array of behaviours commonly observed in vitro and in vivo. Cell streaming, sheet migration and susceptibility to leader cells are examples of behaviours spontaneously emerging from these simple assumptions, which might explain why collective effects are so ubiquitous in nature. This analysis provides also new insights into cancer metastasis and cell sorting, suggesting in particular that collective invasion might result from an emerging coordination in a system where single cells are mechanically unable to invade.","author":[{"dropping-particle":"","family":"Kabla","given":"Alexandre J.","non-dropping-particle":"","parse-names":false,"suffix":""}],"container-title":"Journal of the Royal Society Interface","id":"ITEM-3","issue":"77","issued":{"date-parts":[["2012"]]},"page":"3268-3278","title":"Collective cell migration: Leadership, invasion and segregation","type":"article-journal","volume":"9"},"uris":["http://www.mendeley.com/documents/?uuid=74bf66c9-b265-43f6-9391-8c6dd7bc7ebe"]}],"mendeley":{"formattedCitation":"[29]–[31]","plainTextFormattedCitation":"[29]–[31]","previouslyFormattedCitation":"[29]–[31]"},"properties":{"noteIndex":0},"schema":"https://github.com/citation-style-language/schema/raw/master/csl-citation.json"}</w:instrText>
      </w:r>
      <w:r w:rsidR="008D577D">
        <w:fldChar w:fldCharType="separate"/>
      </w:r>
      <w:r w:rsidR="008D577D" w:rsidRPr="008D577D">
        <w:rPr>
          <w:noProof/>
        </w:rPr>
        <w:t>[29]–[31]</w:t>
      </w:r>
      <w:r w:rsidR="008D577D">
        <w:fldChar w:fldCharType="end"/>
      </w:r>
      <w:r>
        <w:t xml:space="preserve">. Each iteration in our </w:t>
      </w:r>
      <w:r>
        <w:lastRenderedPageBreak/>
        <w:t>simulation represents one hour</w:t>
      </w:r>
      <w:r w:rsidR="008D577D">
        <w:t xml:space="preserve"> </w:t>
      </w:r>
      <w:r w:rsidR="008D577D">
        <w:fldChar w:fldCharType="begin" w:fldLock="1"/>
      </w:r>
      <w:r w:rsidR="008D577D">
        <w:instrText>ADDIN CSL_CITATION {"citationItems":[{"id":"ITEM-1","itemData":{"DOI":"10.1038/srep36992","ISSN":"20452322","abstract":"Angiogenesis, the recruitment of new blood vessels, is a critical process for the growth, expansion, and metastatic dissemination of developing tumors. Three types of cells make up the new vasculature: tip cells, which migrate in response to gradients of vascular endothelial growth factor (VEGF), stalk cells, which proliferate and extend the vessels, and phalanx cells, which are quiescent and support the sprout. In this study we examine the contribution of tip cell migration rate and stalk cell proliferation rate on the formation of new vasculature. We calculate several vascular metrics, such as the number of vascular bifurcations per unit volume, vascular segment length per unit volume, and vascular tortuosity. These measurements predict that proliferation rate has a greater effect on the spread and extent of vascular growth compared to migration rate. Together, these findings provide strong implications for designing anti-angiogenic therapies that may differentially target endothelial cell proliferation and migration. Computational models can be used to predict optimal anti-angiogenic therapies in combination with other therapeutics to improve outcome.","author":[{"dropping-particle":"","family":"Norton","given":"Kerri Ann","non-dropping-particle":"","parse-names":false,"suffix":""},{"dropping-particle":"","family":"Popel","given":"Aleksander S.","non-dropping-particle":"","parse-names":false,"suffix":""}],"container-title":"Scientific Reports","id":"ITEM-1","issued":{"date-parts":[["2016","11","14"]]},"publisher":"Nature Publishing Group","title":"Effects of endothelial cell proliferation and migration rates in a computational model of sprouting angiogenesis","type":"article-journal","volume":"6"},"uris":["http://www.mendeley.com/documents/?uuid=279e69dd-8262-32fc-9fc2-614c451aafed"]},{"id":"ITEM-2","itemData":{"DOI":"10.1016/j.jtbi.2017.10.032","ISSN":"10958541","abstract":"Collective cell spreading takes place in spatially continuous environments, yet it is often modelled using discrete lattice-based approaches. Here, we use data from a series of cell proliferation assays, with a prostate cancer cell line, to calibrate a spatially continuous individual based model (IBM) of collective cell migration and proliferation. The IBM explicitly accounts for crowding effects by modifying the rate of movement, direction of movement, and the rate of proliferation by accounting for pair-wise interactions. Taking a Bayesian approach we estimate the free parameters in the IBM using rejection sampling on three separate, independent experimental data sets. Since the posterior distributions for each experiment are similar, we perform simulations with parameters sampled from a new posterior distribution generated by combining the three data sets. To explore the predictive power of the calibrated IBM, we forecast the evolution of a fourth experimental data set. Overall, we show how to calibrate a lattice-free IBM to experimental data, and our work highlights the importance of interactions between individuals. Despite great care taken to distribute cells as uniformly as possible experimentally, we find evidence of significant spatial clustering over short distances, suggesting that standard mean-field models could be inappropriate.","author":[{"dropping-particle":"","family":"Browning","given":"Alexander P.","non-dropping-particle":"","parse-names":false,"suffix":""},{"dropping-particle":"","family":"McCue","given":"Scott W.","non-dropping-particle":"","parse-names":false,"suffix":""},{"dropping-particle":"","family":"Binny","given":"Rachelle N.","non-dropping-particle":"","parse-names":false,"suffix":""},{"dropping-particle":"","family":"Plank","given":"Michael J.","non-dropping-particle":"","parse-names":false,"suffix":""},{"dropping-particle":"","family":"Shah","given":"Esha T.","non-dropping-particle":"","parse-names":false,"suffix":""},{"dropping-particle":"","family":"Simpson","given":"Matthew J.","non-dropping-particle":"","parse-names":false,"suffix":""}],"container-title":"Journal of Theoretical Biology","id":"ITEM-2","issued":{"date-parts":[["2018"]]},"page":"251-260","title":"Inferring parameters for a lattice-free model of cell migration and proliferation using experimental data","type":"article-journal","volume":"437"},"uris":["http://www.mendeley.com/documents/?uuid=892cd573-0e16-4a92-8edb-7b79a75fe4ea"]}],"mendeley":{"formattedCitation":"[30], [32]","plainTextFormattedCitation":"[30], [32]","previouslyFormattedCitation":"[30], [32]"},"properties":{"noteIndex":0},"schema":"https://github.com/citation-style-language/schema/raw/master/csl-citation.json"}</w:instrText>
      </w:r>
      <w:r w:rsidR="008D577D">
        <w:fldChar w:fldCharType="separate"/>
      </w:r>
      <w:r w:rsidR="008D577D" w:rsidRPr="008D577D">
        <w:rPr>
          <w:noProof/>
        </w:rPr>
        <w:t>[30], [32]</w:t>
      </w:r>
      <w:r w:rsidR="008D577D">
        <w:fldChar w:fldCharType="end"/>
      </w:r>
      <w:r>
        <w:t xml:space="preserve">. The computer model is configured according to the </w:t>
      </w:r>
      <w:r w:rsidR="00B23489">
        <w:t xml:space="preserve">given </w:t>
      </w:r>
      <w:r>
        <w:t>experiments in terms of the initial cell count, the surface area of the culture plates, and the initial concentrations of Mg and growth factors</w:t>
      </w:r>
      <w:r w:rsidR="005A0E1C">
        <w:t>.</w:t>
      </w:r>
      <w:r>
        <w:t xml:space="preserve"> For culture experiments longer than 3 days, the </w:t>
      </w:r>
      <w:r w:rsidR="005A0E1C">
        <w:t>content of the growth factors and pH value</w:t>
      </w:r>
      <w:r>
        <w:t xml:space="preserve"> </w:t>
      </w:r>
      <w:r w:rsidR="00F60EF5">
        <w:t>is</w:t>
      </w:r>
      <w:r>
        <w:t xml:space="preserve"> reset to the initial </w:t>
      </w:r>
      <w:r w:rsidR="001C2C52">
        <w:t>values</w:t>
      </w:r>
      <w:r w:rsidR="005A0E1C">
        <w:t xml:space="preserve"> every </w:t>
      </w:r>
      <w:r w:rsidR="00CD5D55">
        <w:t>2.5</w:t>
      </w:r>
      <w:r w:rsidR="005A0E1C">
        <w:t xml:space="preserve"> days</w:t>
      </w:r>
      <w:r>
        <w:t xml:space="preserve"> accounting for the process of medium change </w:t>
      </w:r>
      <w:r w:rsidR="008D577D">
        <w:fldChar w:fldCharType="begin" w:fldLock="1"/>
      </w:r>
      <w:r w:rsidR="008D577D">
        <w:instrText>ADDIN CSL_CITATION {"citationItems":[{"id":"ITEM-1","itemData":{"author":[{"dropping-particle":"","family":"Hanna","given":"Hanna","non-dropping-particle":"","parse-names":false,"suffix":""},{"dropping-particle":"","family":"Mir","given":"Lluis M","non-dropping-particle":"","parse-names":false,"suffix":""},{"dropping-particle":"","family":"Andre","given":"Franck M","non-dropping-particle":"","parse-names":false,"suffix":""}],"container-title":"Stem cell research &amp; therapy","id":"ITEM-1","issue":"1","issued":{"date-parts":[["2018"]]},"page":"203","publisher":"BioMed Central","title":"In vitro osteoblastic differentiation of mesenchymal stem cells generates cell layers with distinct properties","type":"article-journal","volume":"9"},"uris":["http://www.mendeley.com/documents/?uuid=14b9deb0-f143-4141-8213-3af5fb960c89"]}],"mendeley":{"formattedCitation":"[27]","plainTextFormattedCitation":"[27]","previouslyFormattedCitation":"[27]"},"properties":{"noteIndex":0},"schema":"https://github.com/citation-style-language/schema/raw/master/csl-citation.json"}</w:instrText>
      </w:r>
      <w:r w:rsidR="008D577D">
        <w:fldChar w:fldCharType="separate"/>
      </w:r>
      <w:r w:rsidR="008D577D" w:rsidRPr="008D577D">
        <w:rPr>
          <w:noProof/>
        </w:rPr>
        <w:t>[27]</w:t>
      </w:r>
      <w:r w:rsidR="008D577D">
        <w:fldChar w:fldCharType="end"/>
      </w:r>
      <w:r>
        <w:t>.</w:t>
      </w:r>
      <w:r w:rsidR="005A0E1C">
        <w:t xml:space="preserve"> </w:t>
      </w:r>
      <w:proofErr w:type="spellStart"/>
      <w:r w:rsidR="009E542C">
        <w:t>CppyABM</w:t>
      </w:r>
      <w:proofErr w:type="spellEnd"/>
      <w:r w:rsidR="00D03660">
        <w:t xml:space="preserve"> </w:t>
      </w:r>
      <w:r w:rsidR="00D03660">
        <w:fldChar w:fldCharType="begin" w:fldLock="1"/>
      </w:r>
      <w:r w:rsidR="008D577D">
        <w:instrText>ADDIN CSL_CITATION {"citationItems":[{"id":"ITEM-1","itemData":{"DOI":"10.5281/zenodo.4541247","author":[{"dropping-particle":"","family":"Nourisa","given":"Jalil","non-dropping-particle":"","parse-names":false,"suffix":""}],"id":"ITEM-1","issued":{"date-parts":[["2021","2"]]},"publisher":"Zenodo","title":"janursa/CppyABM v1.0.18","type":"article"},"uris":["http://www.mendeley.com/documents/?uuid=adb7f486-a45b-425c-aedb-aec67604ffec"]}],"mendeley":{"formattedCitation":"[33]","plainTextFormattedCitation":"[33]","previouslyFormattedCitation":"[33]"},"properties":{"noteIndex":0},"schema":"https://github.com/citation-style-language/schema/raw/master/csl-citation.json"}</w:instrText>
      </w:r>
      <w:r w:rsidR="00D03660">
        <w:fldChar w:fldCharType="separate"/>
      </w:r>
      <w:r w:rsidR="008D577D" w:rsidRPr="008D577D">
        <w:rPr>
          <w:noProof/>
        </w:rPr>
        <w:t>[33]</w:t>
      </w:r>
      <w:r w:rsidR="00D03660">
        <w:fldChar w:fldCharType="end"/>
      </w:r>
      <w:r w:rsidR="00D03660">
        <w:t xml:space="preserve"> </w:t>
      </w:r>
      <w:r w:rsidR="009E542C">
        <w:t>is used for the ABM.</w:t>
      </w:r>
    </w:p>
    <w:p w14:paraId="7E4857EC" w14:textId="212D98AC" w:rsidR="00C514B1" w:rsidRDefault="00C514B1" w:rsidP="004F2D87">
      <w:pPr>
        <w:pStyle w:val="Heading2"/>
      </w:pPr>
      <w:bookmarkStart w:id="10" w:name="_Ref61983205"/>
      <w:bookmarkStart w:id="11" w:name="_Toc62376288"/>
      <w:commentRangeStart w:id="12"/>
      <w:r>
        <w:t>Cell model</w:t>
      </w:r>
      <w:bookmarkEnd w:id="10"/>
      <w:bookmarkEnd w:id="11"/>
      <w:commentRangeEnd w:id="12"/>
      <w:r w:rsidR="00094CAE">
        <w:rPr>
          <w:rStyle w:val="CommentReference"/>
          <w:b w:val="0"/>
          <w:bCs w:val="0"/>
        </w:rPr>
        <w:commentReference w:id="12"/>
      </w:r>
    </w:p>
    <w:p w14:paraId="40D19E14" w14:textId="797AD74C" w:rsidR="006D5303" w:rsidRPr="006D5303" w:rsidRDefault="009E542C" w:rsidP="00C07D39">
      <w:pPr>
        <w:rPr>
          <w:rStyle w:val="Strong"/>
          <w:b w:val="0"/>
          <w:bCs w:val="0"/>
        </w:rPr>
      </w:pPr>
      <w:r>
        <w:t>We define five inputs of Mg</w:t>
      </w:r>
      <w:r>
        <w:rPr>
          <w:vertAlign w:val="superscript"/>
        </w:rPr>
        <w:t xml:space="preserve">2+ </w:t>
      </w:r>
      <w:r>
        <w:t xml:space="preserve">ions, alkalinity, TGF-b1, BMP2, and cell density as the bioregulatory cues of the cellular behavior. In addition, two intrinsic factors of maturity and damage are simulated to influence cellular functions (see </w:t>
      </w:r>
      <w:r>
        <w:fldChar w:fldCharType="begin"/>
      </w:r>
      <w:r>
        <w:instrText xml:space="preserve"> REF _Ref45818982 \h </w:instrText>
      </w:r>
      <w:r>
        <w:fldChar w:fldCharType="separate"/>
      </w:r>
      <w:r>
        <w:t xml:space="preserve">Figure </w:t>
      </w:r>
      <w:r>
        <w:rPr>
          <w:noProof/>
        </w:rPr>
        <w:t>1</w:t>
      </w:r>
      <w:r>
        <w:fldChar w:fldCharType="end"/>
      </w:r>
      <w:r>
        <w:t xml:space="preserve">-B). The cell model predicts four cellular behavior of proliferation, differentiation, mortality, and migration. </w:t>
      </w:r>
      <w:r w:rsidR="00D03660">
        <w:t xml:space="preserve">The cell model consists of two parts; </w:t>
      </w:r>
      <w:r w:rsidR="00C07D39">
        <w:t xml:space="preserve">a </w:t>
      </w:r>
      <w:r w:rsidR="00D03660">
        <w:t xml:space="preserve">Mamdani-type fuzzy-logic </w:t>
      </w:r>
      <w:r w:rsidR="00D03660" w:rsidRPr="009D6F2F">
        <w:t>controller</w:t>
      </w:r>
      <w:r w:rsidR="00D03660">
        <w:t xml:space="preserve"> to compute the intensity of the cellular actions as a cumulative result of the stimulatory signal</w:t>
      </w:r>
      <w:r w:rsidR="006F31BC">
        <w:t>,</w:t>
      </w:r>
      <w:r w:rsidR="00D03660">
        <w:t xml:space="preserve"> and a set of equations to convert the fuzzy controller’s outputs to the agent-based model.</w:t>
      </w:r>
      <w:r w:rsidR="00C07D39">
        <w:t xml:space="preserve"> The fuzzy controller operates in three steps of fuzzification, fuzzy inference, and defuzzification as shown in </w:t>
      </w:r>
      <w:r w:rsidR="00C07D39" w:rsidRPr="00DF4ED3">
        <w:fldChar w:fldCharType="begin"/>
      </w:r>
      <w:r w:rsidR="00C07D39">
        <w:instrText xml:space="preserve"> REF _Ref47530416 \h </w:instrText>
      </w:r>
      <w:r w:rsidR="00C07D39" w:rsidRPr="00DF4ED3">
        <w:fldChar w:fldCharType="separate"/>
      </w:r>
      <w:r w:rsidR="00C07D39">
        <w:t xml:space="preserve">Figure </w:t>
      </w:r>
      <w:r w:rsidR="00C07D39" w:rsidRPr="00DF4ED3">
        <w:rPr>
          <w:noProof/>
        </w:rPr>
        <w:t>2</w:t>
      </w:r>
      <w:r w:rsidR="00C07D39" w:rsidRPr="00DF4ED3">
        <w:fldChar w:fldCharType="end"/>
      </w:r>
      <w:r w:rsidR="00C07D39">
        <w:t xml:space="preserve">-A </w:t>
      </w:r>
      <w:r w:rsidR="008D577D">
        <w:fldChar w:fldCharType="begin" w:fldLock="1"/>
      </w:r>
      <w:r w:rsidR="008D577D">
        <w:instrText>ADDIN CSL_CITATION {"citationItems":[{"id":"ITEM-1","itemData":{"author":[{"dropping-particle":"","family":"Iancu","given":"Ion","non-dropping-particle":"","parse-names":false,"suffix":""}],"container-title":"Fuzzy Logic: Controls, Concepts, Theories and Applications","id":"ITEM-1","issued":{"date-parts":[["2012"]]},"page":"325-350","publisher":"InTech Croatia Rijeka","title":"A Mamdani type fuzzy logic controller","type":"article-journal"},"uris":["http://www.mendeley.com/documents/?uuid=d4467658-bed6-4379-8090-e627f968f750"]}],"mendeley":{"formattedCitation":"[34]","plainTextFormattedCitation":"[34]","previouslyFormattedCitation":"[34]"},"properties":{"noteIndex":0},"schema":"https://github.com/citation-style-language/schema/raw/master/csl-citation.json"}</w:instrText>
      </w:r>
      <w:r w:rsidR="008D577D">
        <w:fldChar w:fldCharType="separate"/>
      </w:r>
      <w:r w:rsidR="008D577D" w:rsidRPr="008D577D">
        <w:rPr>
          <w:noProof/>
        </w:rPr>
        <w:t>[34]</w:t>
      </w:r>
      <w:r w:rsidR="008D577D">
        <w:fldChar w:fldCharType="end"/>
      </w:r>
      <w:r w:rsidR="00C07D39">
        <w:t>.</w:t>
      </w:r>
      <w:r w:rsidR="00D03660">
        <w:t xml:space="preserve"> </w:t>
      </w:r>
      <w:proofErr w:type="spellStart"/>
      <w:r w:rsidR="00787206">
        <w:t>FuzzyLite</w:t>
      </w:r>
      <w:proofErr w:type="spellEnd"/>
      <w:r w:rsidR="00787206">
        <w:t xml:space="preserve"> Librar</w:t>
      </w:r>
      <w:r w:rsidR="00F60EF5">
        <w:t>y</w:t>
      </w:r>
      <w:r w:rsidR="00787206">
        <w:t xml:space="preserve"> </w:t>
      </w:r>
      <w:r w:rsidR="008D577D">
        <w:fldChar w:fldCharType="begin" w:fldLock="1"/>
      </w:r>
      <w:r w:rsidR="008D577D">
        <w:instrText>ADDIN CSL_CITATION {"citationItems":[{"id":"ITEM-1","itemData":{"URL":"https://fuzzylite.com/","author":[{"dropping-particle":"","family":"Rada-Vilela","given":"Juan","non-dropping-particle":"","parse-names":false,"suffix":""}],"id":"ITEM-1","issued":{"date-parts":[["2018"]]},"title":"The FuzzyLite Libraries for Fuzzy Logic Control","type":"webpage"},"uris":["http://www.mendeley.com/documents/?uuid=ba1d4f66-8b9e-4265-ade3-3515855bf715"]}],"mendeley":{"formattedCitation":"[35]","plainTextFormattedCitation":"[35]","previouslyFormattedCitation":"[35]"},"properties":{"noteIndex":0},"schema":"https://github.com/citation-style-language/schema/raw/master/csl-citation.json"}</w:instrText>
      </w:r>
      <w:r w:rsidR="008D577D">
        <w:fldChar w:fldCharType="separate"/>
      </w:r>
      <w:r w:rsidR="008D577D" w:rsidRPr="008D577D">
        <w:rPr>
          <w:noProof/>
        </w:rPr>
        <w:t>[35]</w:t>
      </w:r>
      <w:r w:rsidR="008D577D">
        <w:fldChar w:fldCharType="end"/>
      </w:r>
      <w:r w:rsidR="00787206">
        <w:t xml:space="preserve"> is used for the design of the fuzzy logic controller. </w:t>
      </w:r>
    </w:p>
    <w:p w14:paraId="44AA4ADE" w14:textId="5004D2BD" w:rsidR="006D5303" w:rsidRDefault="0031483A" w:rsidP="006D5303">
      <w:r>
        <w:rPr>
          <w:noProof/>
          <w:lang w:val="de-DE"/>
        </w:rPr>
        <w:drawing>
          <wp:inline distT="0" distB="0" distL="0" distR="0" wp14:anchorId="64157BC8" wp14:editId="2C0D6D74">
            <wp:extent cx="5943600" cy="34728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1-02-28 at 21.07.0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4CE9CFB1" w14:textId="62D4A78D" w:rsidR="006D5303" w:rsidRDefault="006D5303" w:rsidP="008D577D">
      <w:bookmarkStart w:id="13" w:name="_Ref47530416"/>
      <w:r>
        <w:t xml:space="preserve">Figure </w:t>
      </w:r>
      <w:fldSimple w:instr=" SEQ Figure \* ARABIC ">
        <w:r>
          <w:rPr>
            <w:noProof/>
          </w:rPr>
          <w:t>2</w:t>
        </w:r>
      </w:fldSimple>
      <w:bookmarkEnd w:id="13"/>
      <w:r>
        <w:rPr>
          <w:noProof/>
        </w:rPr>
        <w:t xml:space="preserve">: (A) the </w:t>
      </w:r>
      <w:r w:rsidR="0031483A">
        <w:rPr>
          <w:noProof/>
        </w:rPr>
        <w:t xml:space="preserve">main three </w:t>
      </w:r>
      <w:r>
        <w:rPr>
          <w:noProof/>
        </w:rPr>
        <w:t xml:space="preserve">steps </w:t>
      </w:r>
      <w:r w:rsidR="0031483A">
        <w:rPr>
          <w:noProof/>
        </w:rPr>
        <w:t>of the</w:t>
      </w:r>
      <w:r>
        <w:rPr>
          <w:noProof/>
        </w:rPr>
        <w:t xml:space="preserve"> fuzzy-logic controller to</w:t>
      </w:r>
      <w:r w:rsidR="0031483A">
        <w:rPr>
          <w:noProof/>
        </w:rPr>
        <w:t xml:space="preserve"> receive cellular inputs and</w:t>
      </w:r>
      <w:r>
        <w:rPr>
          <w:noProof/>
        </w:rPr>
        <w:t xml:space="preserve"> calculate the outputs. (B) Membership functions for the cellular input variables</w:t>
      </w:r>
      <w:r>
        <w:t xml:space="preserve">. The </w:t>
      </w:r>
      <w:r w:rsidR="0077057D">
        <w:t>parameters, which are visible on the x-axes,</w:t>
      </w:r>
      <w:r>
        <w:t xml:space="preserve"> are the free parameters defined during the fuzzification process. </w:t>
      </w:r>
    </w:p>
    <w:p w14:paraId="49F770BA" w14:textId="359E40EC" w:rsidR="00832A5F" w:rsidRDefault="0007206B" w:rsidP="009E542C">
      <w:pPr>
        <w:pStyle w:val="Heading3"/>
      </w:pPr>
      <w:bookmarkStart w:id="14" w:name="_Ref65429801"/>
      <w:bookmarkStart w:id="15" w:name="_Ref61972468"/>
      <w:bookmarkStart w:id="16" w:name="_Toc62376285"/>
      <w:commentRangeStart w:id="17"/>
      <w:r>
        <w:t>Fuzzification</w:t>
      </w:r>
      <w:bookmarkEnd w:id="14"/>
      <w:r>
        <w:t xml:space="preserve"> </w:t>
      </w:r>
      <w:bookmarkEnd w:id="15"/>
      <w:bookmarkEnd w:id="16"/>
      <w:commentRangeEnd w:id="17"/>
      <w:r w:rsidR="00871E63">
        <w:rPr>
          <w:rStyle w:val="CommentReference"/>
          <w:b w:val="0"/>
          <w:bCs w:val="0"/>
        </w:rPr>
        <w:commentReference w:id="17"/>
      </w:r>
    </w:p>
    <w:p w14:paraId="12E3B7D2" w14:textId="5524FBB9" w:rsidR="00932C0E" w:rsidRDefault="00C07D39" w:rsidP="00D72D07">
      <w:r>
        <w:t xml:space="preserve">The process of fuzzification converts the crisp values of the cellular inputs to the linguistic variables. In this section, each cellular input is defined according to the available knowledge and fuzzified.    </w:t>
      </w:r>
    </w:p>
    <w:p w14:paraId="6B952864" w14:textId="13F8019A" w:rsidR="00D03660" w:rsidRPr="00D03660" w:rsidRDefault="005662C8" w:rsidP="006D5303">
      <w:pPr>
        <w:rPr>
          <w:rStyle w:val="Strong"/>
          <w:b w:val="0"/>
          <w:bCs w:val="0"/>
        </w:rPr>
      </w:pPr>
      <w:r w:rsidRPr="005662C8">
        <w:rPr>
          <w:b/>
          <w:bCs/>
        </w:rPr>
        <w:lastRenderedPageBreak/>
        <w:t>Mg</w:t>
      </w:r>
      <w:r w:rsidRPr="005662C8">
        <w:rPr>
          <w:b/>
          <w:bCs/>
          <w:vertAlign w:val="superscript"/>
        </w:rPr>
        <w:t>2+</w:t>
      </w:r>
      <w:r>
        <w:rPr>
          <w:vertAlign w:val="superscript"/>
        </w:rPr>
        <w:t xml:space="preserve"> </w:t>
      </w:r>
      <w:r>
        <w:rPr>
          <w:b/>
          <w:bCs/>
        </w:rPr>
        <w:t>ions</w:t>
      </w:r>
      <w:r w:rsidR="00FA4452">
        <w:t xml:space="preserve"> are shown to</w:t>
      </w:r>
      <w:r w:rsidR="00DD553F">
        <w:t xml:space="preserve"> </w:t>
      </w:r>
      <w:r w:rsidR="000B3C78">
        <w:t>regulate</w:t>
      </w:r>
      <w:r w:rsidR="00DD553F">
        <w:t xml:space="preserve"> cellular responses</w:t>
      </w:r>
      <w:r w:rsidR="00FA4452">
        <w:t xml:space="preserve"> depend</w:t>
      </w:r>
      <w:r w:rsidR="00DD553F">
        <w:t>ing</w:t>
      </w:r>
      <w:r w:rsidR="00FA4452">
        <w:t xml:space="preserve"> on the applied concentration, exposure duration, and the state of cell differentiation</w:t>
      </w:r>
      <w:r w:rsidR="008D577D">
        <w:t xml:space="preserve"> </w:t>
      </w:r>
      <w:r w:rsidR="008D577D">
        <w:fldChar w:fldCharType="begin" w:fldLock="1"/>
      </w:r>
      <w:r w:rsidR="008D577D">
        <w:instrText>ADDIN CSL_CITATION {"citationItems":[{"id":"ITEM-1","itemData":{"author":[{"dropping-particle":"","family":"Wu","given":"Lili","non-dropping-particle":"","parse-names":false,"suffix":""},{"dropping-particle":"","family":"Feyerabend","given":"Frank","non-dropping-particle":"","parse-names":false,"suffix":""},{"dropping-particle":"","family":"Schilling","given":"Arndt F","non-dropping-particle":"","parse-names":false,"suffix":""},{"dropping-particle":"","family":"Willumeit-Romer","given":"Regine","non-dropping-particle":"","parse-names":false,"suffix":""},{"dropping-particle":"","family":"Luthringer","given":"Berengere JC","non-dropping-particle":"","parse-names":false,"suffix":""}],"container-title":"Acta biomaterialia","id":"ITEM-1","issue":"294--304","issued":{"date-parts":[["2015"]]},"title":"Effects of extracellular magnesium extract on the proliferation and differentiation of human osteoblasts and osteoclasts in coculture","type":"article-journal","volume":"27"},"uris":["http://www.mendeley.com/documents/?uuid=8cf411de-e536-483f-a05e-a78df57b3396"]},{"id":"ITEM-2","itemData":{"DOI":"10.1016/j.actbio.2014.02.002","ISSN":"18787568","abstract":"Magnesium alloys are being investigated for load-bearing bone fixation devices due to their initial mechanical strength, modulus similar to native bone, biocompatibility and ability to degrade in vivo. Previous studies have found Mg alloys to support bone regeneration in vivo, but the mechanisms have not been investigated in detail. In this study, we analyzed the effects of Mg2+ stimulation on intracellular signaling mechanisms of human bone marrow stromal cells (hBMSCs). hBMSCs were cultured in medium containing 0.8, 5, 10, 20 and 100 mM MgSO4, either with or without osteogenic induction factors. After 3 weeks, mineralization of extracellular matrix (ECM) was analyzed by Alizarin red staining, and gene expression was analyzed by quantitative polymerase chain reaction array. Mineralization of ECM was enhanced at 5 and 10 mM MgSO4, and collagen type X mRNA (COL10A1, an ECM protein deposited during bone healing) expression was increased at 10 mM MgSO4 both with and without osteogenic factors. We also confirmed the increased production of collagen type X protein by Western blotting. Next, we investigated the mechanisms of intracellular signaling by analyzing the protein production of hypoxia-inducible factor (HIF)-1α and 2α (transcription factors of COL10A1), vascular endothelial growth factor (VEGF) (activated by HIF-2α) and peroxisome proliferator-activated receptor gamma coactivator (PGC)-1α (transcription coactivator of VEGF). We observed that 10 mM MgSO4 stimulation enhanced COL10A1 and VEGF expression, possibly via HIF-2α in undifferentiated hBMSCs and via PGC-1α in osteogenic cells. These data suggest possible ECM proteins and transcription factors affected by Mg2+ that are responsible for the enhanced bone regeneration observed around degradable Mg orthopedic/craniofacial devices. © 2014 Acta Materialia Inc. Published by Elsevier Ltd. All rights reserved.","author":[{"dropping-particle":"","family":"Yoshizawa","given":"Sayuri","non-dropping-particle":"","parse-names":false,"suffix":""},{"dropping-particle":"","family":"Brown","given":"Andrew","non-dropping-particle":"","parse-names":false,"suffix":""},{"dropping-particle":"","family":"Barchowsky","given":"Aaron","non-dropping-particle":"","parse-names":false,"suffix":""},{"dropping-particle":"","family":"Sfeir","given":"Charles","non-dropping-particle":"","parse-names":false,"suffix":""}],"container-title":"Acta Biomaterialia","id":"ITEM-2","issue":"6","issued":{"date-parts":[["2014"]]},"page":"2834-2842","title":"Magnesium ion stimulation of bone marrow stromal cells enhances osteogenic activity, simulating the effect of magnesium alloy degradation","type":"article-journal","volume":"10"},"uris":["http://www.mendeley.com/documents/?uuid=8db06a1a-b143-4473-b834-835fd7e791e6"]},{"id":"ITEM-3","itemData":{"DOI":"10.1371/journal.pone.0142117","ISSN":"19326203","abstract":"BACKGROUND: Magnesium alloys are of particular interest in medical science since they provide compatible mechanical properties with those of the cortical bone and, depending on the alloying elements, they have the capability to tailor the degradation rate in physiological conditions, providing alternative bioresorbable materials for bone applications. The present study investigates the in vitro short-term response of human undifferentiated cells on three magnesium alloys and high-purity magnesium (Mg).\\n\\nMATERIALS AND METHODS: The degradation parameters of magnesium-silver (Mg2Ag), magnesium-gadolinium (Mg10Gd) and magnesium-rare-earth (Mg4Y3RE) alloys were analysed after 1, 2, and 3 days of incubation in cell culture medium under cell culture condition. Changes in cell viability and cell adhesion were evaluated by culturing human umbilical cord perivascular cells on corroded Mg materials to examine how the degradation influences the cellular development.\\n\\nRESULTS AND CONCLUSIONS: The pH and osmolality of the medium increased with increasing degradation rate and it was found to be most pronounced for Mg4Y3RE alloy. The biological observations showed that HUCPV exhibited a more homogeneous cell growth on Mg alloys compared to high-purity Mg, where they showed a clustered morphology. Moreover, cells exhibited a slightly higher density on Mg2Ag and Mg10Gd in comparison to Mg4Y3RE, due to the lower alkalinisation and osmolality of the incubation medium. However, cells grown on Mg10Gd and Mg4Y3RE generated more developed and healthy cellular structures that allowed them to better adhere to the surface. This can be attributable to a more stable and homogeneous degradation of the outer surface with respect to the incubation time.","author":[{"dropping-particle":"","family":"Cecchinato","given":"Francesca","non-dropping-particle":"","parse-names":false,"suffix":""},{"dropping-particle":"","family":"Agha","given":"Nezha Ahmad","non-dropping-particle":"","parse-names":false,"suffix":""},{"dropping-particle":"","family":"Martinez-Sanchez","given":"Adela Helvia","non-dropping-particle":"","parse-names":false,"suffix":""},{"dropping-particle":"","family":"Luthringer","given":"Berengere Julie Christine","non-dropping-particle":"","parse-names":false,"suffix":""},{"dropping-particle":"","family":"Feyerabend","given":"Frank","non-dropping-particle":"","parse-names":false,"suffix":""},{"dropping-particle":"","family":"Jimbo","given":"Ryo","non-dropping-particle":"","parse-names":false,"suffix":""},{"dropping-particle":"","family":"Willumeit-Römer","given":"Regine","non-dropping-particle":"","parse-names":false,"suffix":""},{"dropping-particle":"","family":"Wennerberg","given":"Ann","non-dropping-particle":"","parse-names":false,"suffix":""}],"container-title":"PLoS ONE","id":"ITEM-3","issue":"11","issued":{"date-parts":[["2015"]]},"page":"1-18","title":"Influence of magnesium alloy degradation on undifferentiated human cells","type":"article-journal","volume":"10"},"uris":["http://www.mendeley.com/documents/?uuid=a6043b93-79af-48f1-b083-ba70501c9276"]},{"id":"ITEM-4","itemData":{"DOI":"10.1002/term","author":[{"dropping-particle":"","family":"Leem, Yea-Hyun and Lee, Kang-Sik and Kim, Jung-Hwa and Seok, Hyun-Kwang and Chang, Jae-Suk and Lee","given":"Dong-Ho","non-dropping-particle":"","parse-names":false,"suffix":""}],"container-title":"Journal of tissue engineering and regenerative medicine","id":"ITEM-4","issued":{"date-parts":[["2016"]]},"page":"527-536","title":"Magnesium ions facilitate integrin alpha 2-and alpha 3-mediated proliferation and enhance alkaline phosphatase expression and activity in hBMSCs","type":"article-journal","volume":"10"},"uris":["http://www.mendeley.com/documents/?uuid=5251cc6f-65b9-4c65-a49e-536af824d2d6"]}],"mendeley":{"formattedCitation":"[4], [12], [36], [37]","plainTextFormattedCitation":"[4], [12], [36], [37]","previouslyFormattedCitation":"[4], [12], [36], [37]"},"properties":{"noteIndex":0},"schema":"https://github.com/citation-style-language/schema/raw/master/csl-citation.json"}</w:instrText>
      </w:r>
      <w:r w:rsidR="008D577D">
        <w:fldChar w:fldCharType="separate"/>
      </w:r>
      <w:r w:rsidR="008D577D" w:rsidRPr="008D577D">
        <w:rPr>
          <w:noProof/>
        </w:rPr>
        <w:t>[4], [12], [36], [37]</w:t>
      </w:r>
      <w:r w:rsidR="008D577D">
        <w:fldChar w:fldCharType="end"/>
      </w:r>
      <w:r w:rsidR="00FA4452">
        <w:t xml:space="preserve">. </w:t>
      </w:r>
      <w:r>
        <w:t>Mg</w:t>
      </w:r>
      <w:r>
        <w:rPr>
          <w:vertAlign w:val="superscript"/>
        </w:rPr>
        <w:t xml:space="preserve">2+ </w:t>
      </w:r>
      <w:r>
        <w:t>ions</w:t>
      </w:r>
      <w:r w:rsidR="00DD553F">
        <w:t xml:space="preserve"> </w:t>
      </w:r>
      <w:r w:rsidR="00FA4452">
        <w:t xml:space="preserve">within the concentration range of 2-10 mM enhance cell metabolism and upregulate proliferation and early differentiation rate </w:t>
      </w:r>
      <w:r w:rsidR="00DD553F">
        <w:rPr>
          <w:lang w:val="en-US"/>
        </w:rPr>
        <w:fldChar w:fldCharType="begin" w:fldLock="1"/>
      </w:r>
      <w:r w:rsidR="008D577D">
        <w:rPr>
          <w:lang w:val="en-US"/>
        </w:rPr>
        <w:instrText>ADDIN CSL_CITATION {"citationItems":[{"id":"ITEM-1","itemData":{"DOI":"10.1002/term","author":[{"dropping-particle":"","family":"Leem, Yea-Hyun and Lee, Kang-Sik and Kim, Jung-Hwa and Seok, Hyun-Kwang and Chang, Jae-Suk and Lee","given":"Dong-Ho","non-dropping-particle":"","parse-names":false,"suffix":""}],"container-title":"Journal of tissue engineering and regenerative medicine","id":"ITEM-1","issued":{"date-parts":[["2016"]]},"page":"527-536","title":"Magnesium ions facilitate integrin alpha 2-and alpha 3-mediated proliferation and enhance alkaline phosphatase expression and activity in hBMSCs","type":"article-journal","volume":"10"},"uris":["http://www.mendeley.com/documents/?uuid=5251cc6f-65b9-4c65-a49e-536af824d2d6"]},{"id":"ITEM-2","itemData":{"DOI":"10.1016/j.actbio.2014.02.002","ISSN":"18787568","abstract":"Magnesium alloys are being investigated for load-bearing bone fixation devices due to their initial mechanical strength, modulus similar to native bone, biocompatibility and ability to degrade in vivo. Previous studies have found Mg alloys to support bone regeneration in vivo, but the mechanisms have not been investigated in detail. In this study, we analyzed the effects of Mg2+ stimulation on intracellular signaling mechanisms of human bone marrow stromal cells (hBMSCs). hBMSCs were cultured in medium containing 0.8, 5, 10, 20 and 100 mM MgSO4, either with or without osteogenic induction factors. After 3 weeks, mineralization of extracellular matrix (ECM) was analyzed by Alizarin red staining, and gene expression was analyzed by quantitative polymerase chain reaction array. Mineralization of ECM was enhanced at 5 and 10 mM MgSO4, and collagen type X mRNA (COL10A1, an ECM protein deposited during bone healing) expression was increased at 10 mM MgSO4 both with and without osteogenic factors. We also confirmed the increased production of collagen type X protein by Western blotting. Next, we investigated the mechanisms of intracellular signaling by analyzing the protein production of hypoxia-inducible factor (HIF)-1α and 2α (transcription factors of COL10A1), vascular endothelial growth factor (VEGF) (activated by HIF-2α) and peroxisome proliferator-activated receptor gamma coactivator (PGC)-1α (transcription coactivator of VEGF). We observed that 10 mM MgSO4 stimulation enhanced COL10A1 and VEGF expression, possibly via HIF-2α in undifferentiated hBMSCs and via PGC-1α in osteogenic cells. These data suggest possible ECM proteins and transcription factors affected by Mg2+ that are responsible for the enhanced bone regeneration observed around degradable Mg orthopedic/craniofacial devices. © 2014 Acta Materialia Inc. Published by Elsevier Ltd. All rights reserved.","author":[{"dropping-particle":"","family":"Yoshizawa","given":"Sayuri","non-dropping-particle":"","parse-names":false,"suffix":""},{"dropping-particle":"","family":"Brown","given":"Andrew","non-dropping-particle":"","parse-names":false,"suffix":""},{"dropping-particle":"","family":"Barchowsky","given":"Aaron","non-dropping-particle":"","parse-names":false,"suffix":""},{"dropping-particle":"","family":"Sfeir","given":"Charles","non-dropping-particle":"","parse-names":false,"suffix":""}],"container-title":"Acta Biomaterialia","id":"ITEM-2","issue":"6","issued":{"date-parts":[["2014"]]},"page":"2834-2842","title":"Magnesium ion stimulation of bone marrow stromal cells enhances osteogenic activity, simulating the effect of magnesium alloy degradation","type":"article-journal","volume":"10"},"uris":["http://www.mendeley.com/documents/?uuid=8db06a1a-b143-4473-b834-835fd7e791e6"]},{"id":"ITEM-3","itemData":{"DOI":"10.1038/s41598-018-28476-w","ISSN":"20452322","abstract":"The aim of this study was to gain an understanding on the collective cellular effects of magnesium (Mg) corrosion products on the behaviour of cells responsible for bone formation and remodelling. The response of mesenchymal stem cells (MSCs) and osteoclast cells to both soluble (Mg ions) and insoluble (granule) corrosion products were recapitulated in vitro by controlling the concentration of the corrosion products. Clearance of corrosion granules by MSCs was also inspected by TEM analysis at sub-cellular level. The effect of Mg corrosion products varied depending on the state of differentiation of cells, concentration and length of exposure. The presence of the corrosion products significantly altered the cells' metabolic and proliferative activities, which further affected cell fusion/differentiation. While cells tolerated higher than physiological range of Mg concentration (16 mM), concentrations below 10 mM were beneficial for cell growth. Furthermore, MSCs were shown to contribute to the clearance of intercellular corrosion granules, whilst high concentrations of corrosion products negatively impacted on osteoclast progenitor cell number and mature osteoclast cell function.","author":[{"dropping-particle":"","family":"Maradze","given":"Diana","non-dropping-particle":"","parse-names":false,"suffix":""},{"dropping-particle":"","family":"Musson","given":"David","non-dropping-particle":"","parse-names":false,"suffix":""},{"dropping-particle":"","family":"Zheng","given":"Yufeng","non-dropping-particle":"","parse-names":false,"suffix":""},{"dropping-particle":"","family":"Cornish","given":"Jillian","non-dropping-particle":"","parse-names":false,"suffix":""},{"dropping-particle":"","family":"Lewis","given":"Mark","non-dropping-particle":"","parse-names":false,"suffix":""},{"dropping-particle":"","family":"Liu","given":"Yang","non-dropping-particle":"","parse-names":false,"suffix":""}],"container-title":"Scientific Reports","id":"ITEM-3","issue":"1","issued":{"date-parts":[["2018"]]},"page":"1-15","publisher":"Springer US","title":"High Magnesium Corrosion Rate has an Effect on Osteoclast and Mesenchymal Stem Cell Role during Bone Remodelling","type":"article-journal","volume":"8"},"uris":["http://www.mendeley.com/documents/?uuid=7e5ba537-4865-4e5f-9c46-c03b1b60ae06"]},{"id":"ITEM-4","itemData":{"DOI":"10.1016/j.actbio.2017.08.051","ISSN":"18787568","abstract":"Mg-based alloys, as the potential orthopaedic implant, can self-degrade to avoid second operation for its remove, and enable to promote bone repair; however, the underlying molecular mechanisms remain unclear. In the present study, we examined the effect of Mg ions on osteogenesis, chemotaxis and anti-alkaline stress in hFOB1.19 human osteoblast cells to simulate bone-repairing effect of a biodegradable Mg-based alloy implant in vitro, and explored the regulatory role of the transient receptor potential melastatin 7 (TRPM7)/phosphoinositide 3-kinase (PI3K) signalling pathway in the process of Mg ion-induced bone repair by knockdown of TRPM7 and antagonizing PI3K activity. Results indicate that Mg ions up-regulated the expression of Runx2 and alkaline phosphatase (ALP) through TRPM7/PI3K signalling pathway, which could significantly enhance the osteogenic activity of human osteoblasts. Furthermore, the expression levels of MMP2, MMP9 and vascular endothelial growth factor (VEGF) were increased by TRPM7/PI3K signalling pathway, which recruits osteoblasts from low- to high-Mg ion environments by inducing cell migration. Although an alkaline environment has antibacterial effects, alkaline stress can cause cytotoxicity and induce cell death. Finally, we found that Mg ions could activate PI3K phosphorylation to promote cell growth and survival, protecting cells against the alkaline-stress-induced cytotoxicity caused by the degradation of Mg-based alloy implants. Our study not only revealed the molecular mechanism of Mg in promoting bone repair but also explained the protective effects of Mg ions on osteoblasts in an alkaline environment, which provides a theoretical basis and new directions for the application of Mg-based alloy implant material in orthopaedics fixations and osteosarcoma treatment. Statements of Significance As a potential biomaterial for orthopaedic implant, biodegradable magnesium has several advantages including self-degradation and bone repair promotion; however, the underlying mechanisms and effective concentration by which molecular regulates the bone repair remain unclear. The present study revealed that Mg ion and its effective concentration for activating PI3K phosphorylation via TRPM7, which causes three processes affecting bone repair, namely, osteoblast recruitment, osteogenesis and resistance to alkaline stress in human osteoblast. Therefore, our results have provided insight into the underlying molecular biological basis, and gui…","author":[{"dropping-particle":"","family":"Zhang","given":"Xiuzhi","non-dropping-particle":"","parse-names":false,"suffix":""},{"dropping-particle":"","family":"Zu","given":"Haiyue","non-dropping-particle":"","parse-names":false,"suffix":""},{"dropping-particle":"","family":"Zhao","given":"Dewei","non-dropping-particle":"","parse-names":false,"suffix":""},{"dropping-particle":"","family":"Yang","given":"Ke","non-dropping-particle":"","parse-names":false,"suffix":""},{"dropping-particle":"","family":"Tian","given":"Simiao","non-dropping-particle":"","parse-names":false,"suffix":""},{"dropping-particle":"","family":"Yu","given":"Xiaoming","non-dropping-particle":"","parse-names":false,"suffix":""},{"dropping-particle":"","family":"Lu","given":"Faqiang","non-dropping-particle":"","parse-names":false,"suffix":""},{"dropping-particle":"","family":"Liu","given":"Baoyi","non-dropping-particle":"","parse-names":false,"suffix":""},{"dropping-particle":"","family":"Yu","given":"Xiaobing","non-dropping-particle":"","parse-names":false,"suffix":""},{"dropping-particle":"","family":"Wang","given":"Benjie","non-dropping-particle":"","parse-names":false,"suffix":""},{"dropping-particle":"","family":"Wang","given":"Wei","non-dropping-particle":"","parse-names":false,"suffix":""},{"dropping-particle":"","family":"Huang","given":"Shibo","non-dropping-particle":"","parse-names":false,"suffix":""},{"dropping-particle":"","family":"Wang","given":"Yongxuan","non-dropping-particle":"","parse-names":false,"suffix":""},{"dropping-particle":"","family":"Wang","given":"Zihua","non-dropping-particle":"","parse-names":false,"suffix":""},{"dropping-particle":"","family":"Zhang","given":"Zhaodong","non-dropping-particle":"","parse-names":false,"suffix":""}],"container-title":"Acta Biomaterialia","id":"ITEM-4","issue":"6","issued":{"date-parts":[["2017"]]},"page":"369-382","publisher":"Acta Materialia Inc.","title":"Ion channel functional protein kinase TRPM7 regulates Mg ions to promote the osteoinduction of human osteoblast via PI3K pathway: In vitro simulation of the bone-repairing effect of Mg-based alloy implant","type":"article-journal","volume":"63"},"uris":["http://www.mendeley.com/documents/?uuid=de3151f1-266b-43ea-90d3-424abda5767b"]},{"id":"ITEM-5","itemData":{"DOI":"10.1016/j.gene.2015.08.028","ISSN":"18790038","abstract":"The unique properties of magnesium (Mg) and its alloys that combine favourable mechanical properties, biocompatibility, and biodegradability, which until now have been restricted primarily to polymers, justify its study in the field of implantology. Previous in vivo studies have underlined the possible osteoconductive effects of Mg-based metals, and several in vitro studies have highlighted positive effects of Mg-enriched biomaterials. However, although the observed biological activity of magnesium is intriguing, it remains largely unexplored. Furthermore, due to increased regulations, the introduction of new implants on the market must be accompanied by thorough mechanistic understanding. Therefore, to mimic the in vivo effects of the degradation of Mg-based implants on mesenchymal stem cell differentiation during bone remodelling, non-haematopoietic multipotent foetal progenitor cells, i.e., human umbilical cord perivascular cells (HUCPV), were cultured for up to three weeks with or without osteoblastic differentiating media and with or without magnesium extract (approximately 5. mM). To partially unveil the mechanism or to select paths for further investigation, a very broad selection of genes was chosen (e.g., those involved in osmolality sensing). Several classical bone markers were also studied at the gene and protein levels. The data suggest that Mg extract alone potentiates cell proliferation or delays the natural fate of maturation/differentiation. However, when the cells are driven toward osteoblastic differentiation, the effect of the Mg extract becomes much more complex, positively or negatively influencing differentiation via various pathways. These preliminary results confirm the choice of the various parameters utilised here and highzlight the importance of further studies.","author":[{"dropping-particle":"","family":"Luthringer","given":"Bérengère J.C.","non-dropping-particle":"","parse-names":false,"suffix":""},{"dropping-particle":"","family":"Willumeit-Römer","given":"Regine","non-dropping-particle":"","parse-names":false,"suffix":""}],"container-title":"Gene","id":"ITEM-5","issue":"1","issued":{"date-parts":[["2016"]]},"page":"9-20","publisher":"Elsevier B.V.","title":"Effects of magnesium degradation products on mesenchymal stem cell fate and osteoblastogenesis","type":"article-journal","volume":"575"},"uris":["http://www.mendeley.com/documents/?uuid=0a9e5724-b2a8-4cd3-9d75-dee948b14a35"]}],"mendeley":{"formattedCitation":"[4], [36], [38]–[40]","plainTextFormattedCitation":"[4], [36], [38]–[40]","previouslyFormattedCitation":"[4], [36], [38]–[40]"},"properties":{"noteIndex":0},"schema":"https://github.com/citation-style-language/schema/raw/master/csl-citation.json"}</w:instrText>
      </w:r>
      <w:r w:rsidR="00DD553F">
        <w:rPr>
          <w:lang w:val="en-US"/>
        </w:rPr>
        <w:fldChar w:fldCharType="separate"/>
      </w:r>
      <w:r w:rsidR="008D577D" w:rsidRPr="008D577D">
        <w:rPr>
          <w:noProof/>
          <w:lang w:val="en-US"/>
        </w:rPr>
        <w:t>[4], [36], [38]–[40]</w:t>
      </w:r>
      <w:r w:rsidR="00DD553F">
        <w:rPr>
          <w:lang w:val="en-US"/>
        </w:rPr>
        <w:fldChar w:fldCharType="end"/>
      </w:r>
      <w:r w:rsidR="00FA4452">
        <w:rPr>
          <w:lang w:val="en-US"/>
        </w:rPr>
        <w:t xml:space="preserve">. However, </w:t>
      </w:r>
      <w:r>
        <w:t>Mg</w:t>
      </w:r>
      <w:r>
        <w:rPr>
          <w:vertAlign w:val="superscript"/>
        </w:rPr>
        <w:t xml:space="preserve">2+ </w:t>
      </w:r>
      <w:r>
        <w:rPr>
          <w:lang w:val="en-US"/>
        </w:rPr>
        <w:t>ions</w:t>
      </w:r>
      <w:r w:rsidR="00FA4452">
        <w:rPr>
          <w:lang w:val="en-US"/>
        </w:rPr>
        <w:t xml:space="preserve"> above 1.8 mM </w:t>
      </w:r>
      <w:r w:rsidR="006F31BC">
        <w:rPr>
          <w:lang w:val="en-US"/>
        </w:rPr>
        <w:t>have</w:t>
      </w:r>
      <w:r w:rsidR="00FA4452">
        <w:rPr>
          <w:lang w:val="en-US"/>
        </w:rPr>
        <w:t xml:space="preserve"> shown </w:t>
      </w:r>
      <w:r w:rsidR="00F60EF5">
        <w:rPr>
          <w:lang w:val="en-US"/>
        </w:rPr>
        <w:t xml:space="preserve">an </w:t>
      </w:r>
      <w:r w:rsidR="00FA4452">
        <w:rPr>
          <w:lang w:val="en-US"/>
        </w:rPr>
        <w:t xml:space="preserve">inhibitory effect on </w:t>
      </w:r>
      <w:r w:rsidR="00FA4452">
        <w:rPr>
          <w:noProof/>
          <w:lang w:val="en-US"/>
        </w:rPr>
        <w:t xml:space="preserve">late </w:t>
      </w:r>
      <w:r w:rsidR="00F60EF5">
        <w:rPr>
          <w:noProof/>
          <w:lang w:val="en-US"/>
        </w:rPr>
        <w:t>differentiation</w:t>
      </w:r>
      <w:r w:rsidR="00FA4452">
        <w:rPr>
          <w:noProof/>
          <w:lang w:val="en-US"/>
        </w:rPr>
        <w:t xml:space="preserve"> rate and matrix mineralization </w:t>
      </w:r>
      <w:r w:rsidR="00FA4452">
        <w:rPr>
          <w:lang w:val="en-US"/>
        </w:rPr>
        <w:fldChar w:fldCharType="begin" w:fldLock="1"/>
      </w:r>
      <w:r w:rsidR="008D577D">
        <w:rPr>
          <w:lang w:val="en-US"/>
        </w:rPr>
        <w:instrText>ADDIN CSL_CITATION {"citationItems":[{"id":"ITEM-1","itemData":{"DOI":"10.1016/j.actbio.2017.08.051","ISSN":"18787568","abstract":"Mg-based alloys, as the potential orthopaedic implant, can self-degrade to avoid second operation for its remove, and enable to promote bone repair; however, the underlying molecular mechanisms remain unclear. In the present study, we examined the effect of Mg ions on osteogenesis, chemotaxis and anti-alkaline stress in hFOB1.19 human osteoblast cells to simulate bone-repairing effect of a biodegradable Mg-based alloy implant in vitro, and explored the regulatory role of the transient receptor potential melastatin 7 (TRPM7)/phosphoinositide 3-kinase (PI3K) signalling pathway in the process of Mg ion-induced bone repair by knockdown of TRPM7 and antagonizing PI3K activity. Results indicate that Mg ions up-regulated the expression of Runx2 and alkaline phosphatase (ALP) through TRPM7/PI3K signalling pathway, which could significantly enhance the osteogenic activity of human osteoblasts. Furthermore, the expression levels of MMP2, MMP9 and vascular endothelial growth factor (VEGF) were increased by TRPM7/PI3K signalling pathway, which recruits osteoblasts from low- to high-Mg ion environments by inducing cell migration. Although an alkaline environment has antibacterial effects, alkaline stress can cause cytotoxicity and induce cell death. Finally, we found that Mg ions could activate PI3K phosphorylation to promote cell growth and survival, protecting cells against the alkaline-stress-induced cytotoxicity caused by the degradation of Mg-based alloy implants. Our study not only revealed the molecular mechanism of Mg in promoting bone repair but also explained the protective effects of Mg ions on osteoblasts in an alkaline environment, which provides a theoretical basis and new directions for the application of Mg-based alloy implant material in orthopaedics fixations and osteosarcoma treatment. Statements of Significance As a potential biomaterial for orthopaedic implant, biodegradable magnesium has several advantages including self-degradation and bone repair promotion; however, the underlying mechanisms and effective concentration by which molecular regulates the bone repair remain unclear. The present study revealed that Mg ion and its effective concentration for activating PI3K phosphorylation via TRPM7, which causes three processes affecting bone repair, namely, osteoblast recruitment, osteogenesis and resistance to alkaline stress in human osteoblast. Therefore, our results have provided insight into the underlying molecular biological basis, and gui…","author":[{"dropping-particle":"","family":"Zhang","given":"Xiuzhi","non-dropping-particle":"","parse-names":false,"suffix":""},{"dropping-particle":"","family":"Zu","given":"Haiyue","non-dropping-particle":"","parse-names":false,"suffix":""},{"dropping-particle":"","family":"Zhao","given":"Dewei","non-dropping-particle":"","parse-names":false,"suffix":""},{"dropping-particle":"","family":"Yang","given":"Ke","non-dropping-particle":"","parse-names":false,"suffix":""},{"dropping-particle":"","family":"Tian","given":"Simiao","non-dropping-particle":"","parse-names":false,"suffix":""},{"dropping-particle":"","family":"Yu","given":"Xiaoming","non-dropping-particle":"","parse-names":false,"suffix":""},{"dropping-particle":"","family":"Lu","given":"Faqiang","non-dropping-particle":"","parse-names":false,"suffix":""},{"dropping-particle":"","family":"Liu","given":"Baoyi","non-dropping-particle":"","parse-names":false,"suffix":""},{"dropping-particle":"","family":"Yu","given":"Xiaobing","non-dropping-particle":"","parse-names":false,"suffix":""},{"dropping-particle":"","family":"Wang","given":"Benjie","non-dropping-particle":"","parse-names":false,"suffix":""},{"dropping-particle":"","family":"Wang","given":"Wei","non-dropping-particle":"","parse-names":false,"suffix":""},{"dropping-particle":"","family":"Huang","given":"Shibo","non-dropping-particle":"","parse-names":false,"suffix":""},{"dropping-particle":"","family":"Wang","given":"Yongxuan","non-dropping-particle":"","parse-names":false,"suffix":""},{"dropping-particle":"","family":"Wang","given":"Zihua","non-dropping-particle":"","parse-names":false,"suffix":""},{"dropping-particle":"","family":"Zhang","given":"Zhaodong","non-dropping-particle":"","parse-names":false,"suffix":""}],"container-title":"Acta Biomaterialia","id":"ITEM-1","issue":"6","issued":{"date-parts":[["2017"]]},"page":"369-382","publisher":"Acta Materialia Inc.","title":"Ion channel functional protein kinase TRPM7 regulates Mg ions to promote the osteoinduction of human osteoblast via PI3K pathway: In vitro simulation of the bone-repairing effect of Mg-based alloy implant","type":"article-journal","volume":"63"},"uris":["http://www.mendeley.com/documents/?uuid=de3151f1-266b-43ea-90d3-424abda5767b"]}],"mendeley":{"formattedCitation":"[39]","plainTextFormattedCitation":"[39]","previouslyFormattedCitation":"[39]"},"properties":{"noteIndex":0},"schema":"https://github.com/citation-style-language/schema/raw/master/csl-citation.json"}</w:instrText>
      </w:r>
      <w:r w:rsidR="00FA4452">
        <w:rPr>
          <w:lang w:val="en-US"/>
        </w:rPr>
        <w:fldChar w:fldCharType="separate"/>
      </w:r>
      <w:r w:rsidR="008D577D" w:rsidRPr="008D577D">
        <w:rPr>
          <w:noProof/>
          <w:lang w:val="en-US"/>
        </w:rPr>
        <w:t>[39]</w:t>
      </w:r>
      <w:r w:rsidR="00FA4452">
        <w:rPr>
          <w:lang w:val="en-US"/>
        </w:rPr>
        <w:fldChar w:fldCharType="end"/>
      </w:r>
      <w:r w:rsidR="00FA4452" w:rsidRPr="00AC3ECE">
        <w:rPr>
          <w:lang w:val="en-US"/>
        </w:rPr>
        <w:t xml:space="preserve"> </w:t>
      </w:r>
      <w:r w:rsidR="00FA4452">
        <w:rPr>
          <w:noProof/>
          <w:lang w:val="en-US"/>
        </w:rPr>
        <w:fldChar w:fldCharType="begin" w:fldLock="1"/>
      </w:r>
      <w:r w:rsidR="008D577D">
        <w:rPr>
          <w:noProof/>
          <w:lang w:val="en-US"/>
        </w:rPr>
        <w:instrText>ADDIN CSL_CITATION {"citationItems":[{"id":"ITEM-1","itemData":{"DOI":"10.1007/s12011-020-02183-y","ISSN":"15590720","abstract":"Bone marrow mesenchymal stem cells (MSCs) are multipotent stem cells with the ability to differentiate into bone-producing cells, which is essential for bone formation. Magnesium biomedical materials, such as biodegradable matters with osteoinductive properties, play a vital role in the osteogenic differentiation of MSCs. International and Chinese studies have shown that magnesium ions, which are produced by biodegradation, mainly achieve this effect by regulating the expression of genes and proteins associated with osteogenesis, activating multiple signal pathways, elevating autophagic activities, and adjusting the pH in the microenvironment. It is of great significance to study the regulatory mechanisms and identify the optimal conditions that how magnesium ions promote osteogenic differentiation of MSCs. In this study, we summarized the regulatory mechanisms noted above.","author":[{"dropping-particle":"","family":"Qi","given":"Tiantian","non-dropping-particle":"","parse-names":false,"suffix":""},{"dropping-particle":"","family":"Weng","given":"Jian","non-dropping-particle":"","parse-names":false,"suffix":""},{"dropping-particle":"","family":"Yu","given":"Fei","non-dropping-particle":"","parse-names":false,"suffix":""},{"dropping-particle":"","family":"Zhang","given":"Weifei","non-dropping-particle":"","parse-names":false,"suffix":""},{"dropping-particle":"","family":"Li","given":"Guoqing","non-dropping-particle":"","parse-names":false,"suffix":""},{"dropping-particle":"","family":"Qin","given":"Haotian","non-dropping-particle":"","parse-names":false,"suffix":""},{"dropping-particle":"","family":"Tan","given":"Zhen","non-dropping-particle":"","parse-names":false,"suffix":""},{"dropping-particle":"","family":"Zeng","given":"Hui","non-dropping-particle":"","parse-names":false,"suffix":""}],"container-title":"Biological Trace Element Research","id":"ITEM-1","issued":{"date-parts":[["2020"]]},"publisher":"Biological Trace Element Research","title":"Insights into the Role of Magnesium Ions in Affecting Osteogenic Differentiation of Mesenchymal Stem Cells","type":"article-journal"},"uris":["http://www.mendeley.com/documents/?uuid=2698b10c-cbf8-4dfe-ac21-e294f5aeaed3"]}],"mendeley":{"formattedCitation":"[41]","plainTextFormattedCitation":"[41]","previouslyFormattedCitation":"[41]"},"properties":{"noteIndex":0},"schema":"https://github.com/citation-style-language/schema/raw/master/csl-citation.json"}</w:instrText>
      </w:r>
      <w:r w:rsidR="00FA4452">
        <w:rPr>
          <w:noProof/>
          <w:lang w:val="en-US"/>
        </w:rPr>
        <w:fldChar w:fldCharType="separate"/>
      </w:r>
      <w:r w:rsidR="008D577D" w:rsidRPr="008D577D">
        <w:rPr>
          <w:noProof/>
          <w:lang w:val="en-US"/>
        </w:rPr>
        <w:t>[41]</w:t>
      </w:r>
      <w:r w:rsidR="00FA4452">
        <w:rPr>
          <w:noProof/>
          <w:lang w:val="en-US"/>
        </w:rPr>
        <w:fldChar w:fldCharType="end"/>
      </w:r>
      <w:r w:rsidR="00FA4452">
        <w:rPr>
          <w:noProof/>
          <w:lang w:val="en-US"/>
        </w:rPr>
        <w:t xml:space="preserve">. </w:t>
      </w:r>
      <w:r w:rsidR="002E5702">
        <w:rPr>
          <w:noProof/>
          <w:lang w:val="en-US"/>
        </w:rPr>
        <w:t xml:space="preserve">Also, </w:t>
      </w:r>
      <w:r>
        <w:t>Mg</w:t>
      </w:r>
      <w:r>
        <w:rPr>
          <w:vertAlign w:val="superscript"/>
        </w:rPr>
        <w:t xml:space="preserve">2+ </w:t>
      </w:r>
      <w:r>
        <w:rPr>
          <w:lang w:val="en-US"/>
        </w:rPr>
        <w:t>ions</w:t>
      </w:r>
      <w:r w:rsidR="00FA4452" w:rsidRPr="00691AC0">
        <w:rPr>
          <w:lang w:val="en-US"/>
        </w:rPr>
        <w:t xml:space="preserve"> </w:t>
      </w:r>
      <w:r w:rsidR="00AC7C7C">
        <w:rPr>
          <w:lang w:val="en-US"/>
        </w:rPr>
        <w:t>at</w:t>
      </w:r>
      <w:r w:rsidR="00FA4452" w:rsidRPr="00691AC0">
        <w:rPr>
          <w:lang w:val="en-US"/>
        </w:rPr>
        <w:t xml:space="preserve"> </w:t>
      </w:r>
      <w:r w:rsidR="00FA4452">
        <w:t>concentrations ranging from 20 to 40 mM</w:t>
      </w:r>
      <w:r w:rsidR="00FA4452">
        <w:rPr>
          <w:lang w:val="en-US"/>
        </w:rPr>
        <w:t xml:space="preserve"> is reported toxic and can </w:t>
      </w:r>
      <w:r w:rsidR="00FA4452">
        <w:t xml:space="preserve">reduce cell viability </w:t>
      </w:r>
      <w:r w:rsidR="00FA4452">
        <w:rPr>
          <w:lang w:val="en-US"/>
        </w:rPr>
        <w:fldChar w:fldCharType="begin" w:fldLock="1"/>
      </w:r>
      <w:r w:rsidR="008D577D">
        <w:rPr>
          <w:lang w:val="en-US"/>
        </w:rPr>
        <w:instrText>ADDIN CSL_CITATION {"citationItems":[{"id":"ITEM-1","itemData":{"DOI":"10.1016/j.actbio.2017.08.051","ISSN":"18787568","abstract":"Mg-based alloys, as the potential orthopaedic implant, can self-degrade to avoid second operation for its remove, and enable to promote bone repair; however, the underlying molecular mechanisms remain unclear. In the present study, we examined the effect of Mg ions on osteogenesis, chemotaxis and anti-alkaline stress in hFOB1.19 human osteoblast cells to simulate bone-repairing effect of a biodegradable Mg-based alloy implant in vitro, and explored the regulatory role of the transient receptor potential melastatin 7 (TRPM7)/phosphoinositide 3-kinase (PI3K) signalling pathway in the process of Mg ion-induced bone repair by knockdown of TRPM7 and antagonizing PI3K activity. Results indicate that Mg ions up-regulated the expression of Runx2 and alkaline phosphatase (ALP) through TRPM7/PI3K signalling pathway, which could significantly enhance the osteogenic activity of human osteoblasts. Furthermore, the expression levels of MMP2, MMP9 and vascular endothelial growth factor (VEGF) were increased by TRPM7/PI3K signalling pathway, which recruits osteoblasts from low- to high-Mg ion environments by inducing cell migration. Although an alkaline environment has antibacterial effects, alkaline stress can cause cytotoxicity and induce cell death. Finally, we found that Mg ions could activate PI3K phosphorylation to promote cell growth and survival, protecting cells against the alkaline-stress-induced cytotoxicity caused by the degradation of Mg-based alloy implants. Our study not only revealed the molecular mechanism of Mg in promoting bone repair but also explained the protective effects of Mg ions on osteoblasts in an alkaline environment, which provides a theoretical basis and new directions for the application of Mg-based alloy implant material in orthopaedics fixations and osteosarcoma treatment. Statements of Significance As a potential biomaterial for orthopaedic implant, biodegradable magnesium has several advantages including self-degradation and bone repair promotion; however, the underlying mechanisms and effective concentration by which molecular regulates the bone repair remain unclear. The present study revealed that Mg ion and its effective concentration for activating PI3K phosphorylation via TRPM7, which causes three processes affecting bone repair, namely, osteoblast recruitment, osteogenesis and resistance to alkaline stress in human osteoblast. Therefore, our results have provided insight into the underlying molecular biological basis, and gui…","author":[{"dropping-particle":"","family":"Zhang","given":"Xiuzhi","non-dropping-particle":"","parse-names":false,"suffix":""},{"dropping-particle":"","family":"Zu","given":"Haiyue","non-dropping-particle":"","parse-names":false,"suffix":""},{"dropping-particle":"","family":"Zhao","given":"Dewei","non-dropping-particle":"","parse-names":false,"suffix":""},{"dropping-particle":"","family":"Yang","given":"Ke","non-dropping-particle":"","parse-names":false,"suffix":""},{"dropping-particle":"","family":"Tian","given":"Simiao","non-dropping-particle":"","parse-names":false,"suffix":""},{"dropping-particle":"","family":"Yu","given":"Xiaoming","non-dropping-particle":"","parse-names":false,"suffix":""},{"dropping-particle":"","family":"Lu","given":"Faqiang","non-dropping-particle":"","parse-names":false,"suffix":""},{"dropping-particle":"","family":"Liu","given":"Baoyi","non-dropping-particle":"","parse-names":false,"suffix":""},{"dropping-particle":"","family":"Yu","given":"Xiaobing","non-dropping-particle":"","parse-names":false,"suffix":""},{"dropping-particle":"","family":"Wang","given":"Benjie","non-dropping-particle":"","parse-names":false,"suffix":""},{"dropping-particle":"","family":"Wang","given":"Wei","non-dropping-particle":"","parse-names":false,"suffix":""},{"dropping-particle":"","family":"Huang","given":"Shibo","non-dropping-particle":"","parse-names":false,"suffix":""},{"dropping-particle":"","family":"Wang","given":"Yongxuan","non-dropping-particle":"","parse-names":false,"suffix":""},{"dropping-particle":"","family":"Wang","given":"Zihua","non-dropping-particle":"","parse-names":false,"suffix":""},{"dropping-particle":"","family":"Zhang","given":"Zhaodong","non-dropping-particle":"","parse-names":false,"suffix":""}],"container-title":"Acta Biomaterialia","id":"ITEM-1","issue":"6","issued":{"date-parts":[["2017"]]},"page":"369-382","publisher":"Acta Materialia Inc.","title":"Ion channel functional protein kinase TRPM7 regulates Mg ions to promote the osteoinduction of human osteoblast via PI3K pathway: In vitro simulation of the bone-repairing effect of Mg-based alloy implant","type":"article-journal","volume":"63"},"uris":["http://www.mendeley.com/documents/?uuid=de3151f1-266b-43ea-90d3-424abda5767b"]},{"id":"ITEM-2","itemData":{"DOI":"10.1002/jbm.b.33542","ISSN":"15524981","abstract":"© 2015 Wiley Periodicals, Inc.Magnesium-based implants exhibit several advantages, such as biodegradability and possible osteoinductive properties. Whether the degradation may induce cell type-specific changes in metabolism still remains unclear. To examine the osteoinductivity mechanisms, the reaction of bone-derived cells (MG63, U2OS, SaoS2, and primary human osteoblasts (OB)) to magnesium (Mg) was determined. Mg-based extracts were used to mimic more realistic Mg degradation conditions. Moreover, the influence of cells having direct contact with the degrading Mg metal was investigated. In exposure to extracts and in direct contact, the cells decreased pH and osmolality due to metabolic activity. Proliferating cells showed no significant reaction to extracts, whereas differentiating cells were negatively influenced. In contrast to extract exposure, where cell size increased, in direct contact to magnesium, cell size was stable or even decreased. The amount of focal adhesions decreased over time on all materials. Genes involved in bone formation were significantly upregulated, especially for primary human osteoblasts. Some osteoinductive indicators were observed for OB: (i) an increased cell count after extract addition indicated a higher proliferation potential; (ii) increased cell sizes after extract supplementation in combination with augmented adhesion behavior of these cells suggest an early switch to differentiation; and (iii) bone-inducing gene expression patterns were determined for all analyzed conditions. The results from the cell lines were inhomogeneous and showed no specific stimulus of Mg. The comparison of the different cell types showed that primary cells of the investigated tissue should be used as an in vitro model if Mg is analyzed.","author":[{"dropping-particle":"","family":"Burmester","given":"Anna","non-dropping-particle":"","parse-names":false,"suffix":""},{"dropping-particle":"","family":"Willumeit-Römer","given":"Regine","non-dropping-particle":"","parse-names":false,"suffix":""},{"dropping-particle":"","family":"Feyerabend","given":"Frank","non-dropping-particle":"","parse-names":false,"suffix":""}],"container-title":"Journal of Biomedical Materials Research - Part B Applied Biomaterials","id":"ITEM-2","issue":"1","issued":{"date-parts":[["2015"]]},"page":"165-179","title":"Behavior of bone cells in contact with magnesium implant material","type":"article-journal","volume":"105"},"uris":["http://www.mendeley.com/documents/?uuid=9cba9bc5-b80f-46c4-99f3-03c1977afc18"]},{"id":"ITEM-3","itemData":{"author":[{"dropping-particle":"","family":"Wang","given":"Jiali","non-dropping-particle":"","parse-names":false,"suffix":""},{"dropping-particle":"","family":"Witte","given":"Frank","non-dropping-particle":"","parse-names":false,"suffix":""},{"dropping-particle":"","family":"Xi","given":"Tingfei","non-dropping-particle":"","parse-names":false,"suffix":""},{"dropping-particle":"","family":"Zheng","given":"Yufeng","non-dropping-particle":"","parse-names":false,"suffix":""},{"dropping-particle":"","family":"Yang","given":"Ke","non-dropping-particle":"","parse-names":false,"suffix":""},{"dropping-particle":"","family":"Yang","given":"Yuansheng","non-dropping-particle":"","parse-names":false,"suffix":""},{"dropping-particle":"","family":"Zhao","given":"Dewei","non-dropping-particle":"","parse-names":false,"suffix":""},{"dropping-particle":"","family":"Meng","given":"Jian","non-dropping-particle":"","parse-names":false,"suffix":""},{"dropping-particle":"","family":"Li","given":"Yangde","non-dropping-particle":"","parse-names":false,"suffix":""},{"dropping-particle":"","family":"Li","given":"Weirong","non-dropping-particle":"","parse-names":false,"suffix":""},{"dropping-particle":"","family":"others","given":"","non-dropping-particle":"","parse-names":false,"suffix":""}],"container-title":"Acta biomaterialia","id":"ITEM-3","issued":{"date-parts":[["2015"]]},"page":"237-249","publisher":"Elsevier","title":"Recommendation for modifying current cytotoxicity testing standards for biodegradable magnesium-based materials","type":"article-journal","volume":"21"},"uris":["http://www.mendeley.com/documents/?uuid=6eef0818-36ed-4645-81ac-a3f8bcc2b903"]}],"mendeley":{"formattedCitation":"[39], [42], [43]","plainTextFormattedCitation":"[39], [42], [43]","previouslyFormattedCitation":"[39], [42], [43]"},"properties":{"noteIndex":0},"schema":"https://github.com/citation-style-language/schema/raw/master/csl-citation.json"}</w:instrText>
      </w:r>
      <w:r w:rsidR="00FA4452">
        <w:rPr>
          <w:lang w:val="en-US"/>
        </w:rPr>
        <w:fldChar w:fldCharType="separate"/>
      </w:r>
      <w:r w:rsidR="008D577D" w:rsidRPr="008D577D">
        <w:rPr>
          <w:noProof/>
          <w:lang w:val="en-US"/>
        </w:rPr>
        <w:t>[39], [42], [43]</w:t>
      </w:r>
      <w:r w:rsidR="00FA4452">
        <w:rPr>
          <w:lang w:val="en-US"/>
        </w:rPr>
        <w:fldChar w:fldCharType="end"/>
      </w:r>
      <w:r w:rsidR="00FA4452">
        <w:rPr>
          <w:lang w:val="en-US"/>
        </w:rPr>
        <w:t xml:space="preserve">. </w:t>
      </w:r>
      <w:r w:rsidR="003B74EA">
        <w:rPr>
          <w:lang w:val="en-US"/>
        </w:rPr>
        <w:t>F</w:t>
      </w:r>
      <w:r w:rsidR="00FA4452" w:rsidRPr="005A0E1C">
        <w:rPr>
          <w:lang w:val="en-US"/>
        </w:rPr>
        <w:t xml:space="preserve">our </w:t>
      </w:r>
      <w:r w:rsidR="00FA4452">
        <w:rPr>
          <w:lang w:val="en-US"/>
        </w:rPr>
        <w:t xml:space="preserve">membership </w:t>
      </w:r>
      <w:r w:rsidR="00FA4452" w:rsidRPr="005A0E1C">
        <w:rPr>
          <w:lang w:val="en-US"/>
        </w:rPr>
        <w:t xml:space="preserve">levels of </w:t>
      </w:r>
      <w:r w:rsidR="00FA4452" w:rsidRPr="005A0E1C">
        <w:rPr>
          <w:rStyle w:val="Strong"/>
          <w:b w:val="0"/>
          <w:bCs w:val="0"/>
          <w:i/>
          <w:iCs/>
          <w:lang w:val="en-US"/>
        </w:rPr>
        <w:t>negligible</w:t>
      </w:r>
      <w:r w:rsidR="00FA4452" w:rsidRPr="005A0E1C">
        <w:rPr>
          <w:rStyle w:val="Strong"/>
          <w:b w:val="0"/>
          <w:bCs w:val="0"/>
          <w:lang w:val="en-US"/>
        </w:rPr>
        <w:t>,</w:t>
      </w:r>
      <w:r w:rsidR="00FA4452" w:rsidRPr="005A0E1C">
        <w:rPr>
          <w:rStyle w:val="Strong"/>
          <w:b w:val="0"/>
          <w:bCs w:val="0"/>
          <w:i/>
          <w:iCs/>
          <w:lang w:val="en-US"/>
        </w:rPr>
        <w:t xml:space="preserve"> low</w:t>
      </w:r>
      <w:r w:rsidR="00FA4452" w:rsidRPr="005A0E1C">
        <w:rPr>
          <w:rStyle w:val="Strong"/>
          <w:b w:val="0"/>
          <w:bCs w:val="0"/>
          <w:lang w:val="en-US"/>
        </w:rPr>
        <w:t xml:space="preserve">, </w:t>
      </w:r>
      <w:r w:rsidR="00FA4452" w:rsidRPr="005A0E1C">
        <w:rPr>
          <w:rStyle w:val="Strong"/>
          <w:b w:val="0"/>
          <w:bCs w:val="0"/>
          <w:i/>
          <w:iCs/>
          <w:lang w:val="en-US"/>
        </w:rPr>
        <w:t>medium</w:t>
      </w:r>
      <w:r w:rsidR="00FA4452" w:rsidRPr="005A0E1C">
        <w:rPr>
          <w:rStyle w:val="Strong"/>
          <w:b w:val="0"/>
          <w:bCs w:val="0"/>
          <w:lang w:val="en-US"/>
        </w:rPr>
        <w:t xml:space="preserve">, and </w:t>
      </w:r>
      <w:r w:rsidR="00FA4452" w:rsidRPr="005A0E1C">
        <w:rPr>
          <w:rStyle w:val="Strong"/>
          <w:b w:val="0"/>
          <w:bCs w:val="0"/>
          <w:i/>
          <w:iCs/>
          <w:lang w:val="en-US"/>
        </w:rPr>
        <w:t>high</w:t>
      </w:r>
      <w:r w:rsidR="003B74EA">
        <w:rPr>
          <w:rStyle w:val="Strong"/>
          <w:b w:val="0"/>
          <w:bCs w:val="0"/>
          <w:i/>
          <w:iCs/>
          <w:lang w:val="en-US"/>
        </w:rPr>
        <w:t xml:space="preserve"> </w:t>
      </w:r>
      <w:r w:rsidR="003B74EA">
        <w:rPr>
          <w:rStyle w:val="Strong"/>
          <w:b w:val="0"/>
          <w:bCs w:val="0"/>
          <w:lang w:val="en-US"/>
        </w:rPr>
        <w:t xml:space="preserve">are assigned to fuzzify the factor </w:t>
      </w:r>
      <w:r>
        <w:t>Mg</w:t>
      </w:r>
      <w:r>
        <w:rPr>
          <w:vertAlign w:val="superscript"/>
        </w:rPr>
        <w:t xml:space="preserve">2+ </w:t>
      </w:r>
      <w:r>
        <w:rPr>
          <w:rStyle w:val="Strong"/>
          <w:b w:val="0"/>
          <w:bCs w:val="0"/>
          <w:lang w:val="en-US"/>
        </w:rPr>
        <w:t>ions</w:t>
      </w:r>
      <w:r w:rsidR="003B74EA">
        <w:rPr>
          <w:rStyle w:val="Strong"/>
          <w:b w:val="0"/>
          <w:bCs w:val="0"/>
          <w:lang w:val="en-US"/>
        </w:rPr>
        <w:t xml:space="preserve"> </w:t>
      </w:r>
      <w:r w:rsidR="00211F9B">
        <w:rPr>
          <w:rStyle w:val="Strong"/>
          <w:b w:val="0"/>
          <w:bCs w:val="0"/>
          <w:lang w:val="en-US"/>
        </w:rPr>
        <w:t xml:space="preserve">shown </w:t>
      </w:r>
      <w:r w:rsidR="00211F9B" w:rsidRPr="00AC3ECE">
        <w:rPr>
          <w:lang w:val="en-US"/>
        </w:rPr>
        <w:t xml:space="preserve">in </w:t>
      </w:r>
      <w:r w:rsidR="00211F9B">
        <w:fldChar w:fldCharType="begin"/>
      </w:r>
      <w:r w:rsidR="00211F9B" w:rsidRPr="00AC3ECE">
        <w:rPr>
          <w:lang w:val="en-US"/>
        </w:rPr>
        <w:instrText xml:space="preserve"> REF _Ref47530416 \h </w:instrText>
      </w:r>
      <w:r w:rsidR="00211F9B">
        <w:fldChar w:fldCharType="separate"/>
      </w:r>
      <w:r w:rsidR="00211F9B">
        <w:t xml:space="preserve">Figure </w:t>
      </w:r>
      <w:r w:rsidR="00211F9B">
        <w:rPr>
          <w:noProof/>
        </w:rPr>
        <w:t>2</w:t>
      </w:r>
      <w:r w:rsidR="00211F9B">
        <w:fldChar w:fldCharType="end"/>
      </w:r>
      <w:r w:rsidR="006D5303">
        <w:t>-B</w:t>
      </w:r>
      <w:r w:rsidR="00211F9B">
        <w:t xml:space="preserve">. </w:t>
      </w:r>
      <w:r w:rsidR="00211F9B">
        <w:rPr>
          <w:rStyle w:val="Strong"/>
          <w:b w:val="0"/>
          <w:bCs w:val="0"/>
          <w:lang w:val="en-US"/>
        </w:rPr>
        <w:t xml:space="preserve">The concentration of </w:t>
      </w:r>
      <w:r w:rsidR="00211F9B">
        <w:rPr>
          <w:lang w:val="en-US"/>
        </w:rPr>
        <w:t xml:space="preserve">0.8 mM </w:t>
      </w:r>
      <w:r w:rsidR="0052591A">
        <w:rPr>
          <w:lang w:val="en-US"/>
        </w:rPr>
        <w:t xml:space="preserve">that is used in cell culture medium (minimal essential Medium-MEM) </w:t>
      </w:r>
      <w:r w:rsidR="00211F9B">
        <w:rPr>
          <w:lang w:val="en-US"/>
        </w:rPr>
        <w:t xml:space="preserve">is assumed to mark the beginning of the </w:t>
      </w:r>
      <w:r w:rsidR="00211F9B" w:rsidRPr="00FA4452">
        <w:rPr>
          <w:i/>
          <w:iCs/>
          <w:lang w:val="en-US"/>
        </w:rPr>
        <w:t>low</w:t>
      </w:r>
      <w:r w:rsidR="00211F9B">
        <w:rPr>
          <w:lang w:val="en-US"/>
        </w:rPr>
        <w:t xml:space="preserve"> membership</w:t>
      </w:r>
      <w:r w:rsidR="0052591A">
        <w:rPr>
          <w:lang w:val="en-US"/>
        </w:rPr>
        <w:t xml:space="preserve"> </w:t>
      </w:r>
      <w:r w:rsidR="008D577D">
        <w:fldChar w:fldCharType="begin" w:fldLock="1"/>
      </w:r>
      <w:r w:rsidR="008D577D">
        <w:instrText>ADDIN CSL_CITATION {"citationItems":[{"id":"ITEM-1","itemData":{"author":[{"dropping-particle":"","family":"Wu","given":"Lili","non-dropping-particle":"","parse-names":false,"suffix":""},{"dropping-particle":"","family":"Feyerabend","given":"Frank","non-dropping-particle":"","parse-names":false,"suffix":""},{"dropping-particle":"","family":"Schilling","given":"Arndt F","non-dropping-particle":"","parse-names":false,"suffix":""},{"dropping-particle":"","family":"Willumeit-Romer","given":"Regine","non-dropping-particle":"","parse-names":false,"suffix":""},{"dropping-particle":"","family":"Luthringer","given":"Berengere JC","non-dropping-particle":"","parse-names":false,"suffix":""}],"container-title":"Acta biomaterialia","id":"ITEM-1","issue":"294--304","issued":{"date-parts":[["2015"]]},"title":"Effects of extracellular magnesium extract on the proliferation and differentiation of human osteoblasts and osteoclasts in coculture","type":"article-journal","volume":"27"},"uris":["http://www.mendeley.com/documents/?uuid=8cf411de-e536-483f-a05e-a78df57b3396"]},{"id":"ITEM-2","itemData":{"DOI":"10.1016/j.gene.2015.08.028","ISSN":"18790038","abstract":"The unique properties of magnesium (Mg) and its alloys that combine favourable mechanical properties, biocompatibility, and biodegradability, which until now have been restricted primarily to polymers, justify its study in the field of implantology. Previous in vivo studies have underlined the possible osteoconductive effects of Mg-based metals, and several in vitro studies have highlighted positive effects of Mg-enriched biomaterials. However, although the observed biological activity of magnesium is intriguing, it remains largely unexplored. Furthermore, due to increased regulations, the introduction of new implants on the market must be accompanied by thorough mechanistic understanding. Therefore, to mimic the in vivo effects of the degradation of Mg-based implants on mesenchymal stem cell differentiation during bone remodelling, non-haematopoietic multipotent foetal progenitor cells, i.e., human umbilical cord perivascular cells (HUCPV), were cultured for up to three weeks with or without osteoblastic differentiating media and with or without magnesium extract (approximately 5. mM). To partially unveil the mechanism or to select paths for further investigation, a very broad selection of genes was chosen (e.g., those involved in osmolality sensing). Several classical bone markers were also studied at the gene and protein levels. The data suggest that Mg extract alone potentiates cell proliferation or delays the natural fate of maturation/differentiation. However, when the cells are driven toward osteoblastic differentiation, the effect of the Mg extract becomes much more complex, positively or negatively influencing differentiation via various pathways. These preliminary results confirm the choice of the various parameters utilised here and highzlight the importance of further studies.","author":[{"dropping-particle":"","family":"Luthringer","given":"Bérengère J.C.","non-dropping-particle":"","parse-names":false,"suffix":""},{"dropping-particle":"","family":"Willumeit-Römer","given":"Regine","non-dropping-particle":"","parse-names":false,"suffix":""}],"container-title":"Gene","id":"ITEM-2","issue":"1","issued":{"date-parts":[["2016"]]},"page":"9-20","publisher":"Elsevier B.V.","title":"Effects of magnesium degradation products on mesenchymal stem cell fate and osteoblastogenesis","type":"article-journal","volume":"575"},"uris":["http://www.mendeley.com/documents/?uuid=0a9e5724-b2a8-4cd3-9d75-dee948b14a35"]}],"mendeley":{"formattedCitation":"[12], [40]","plainTextFormattedCitation":"[12], [40]","previouslyFormattedCitation":"[12], [40]"},"properties":{"noteIndex":0},"schema":"https://github.com/citation-style-language/schema/raw/master/csl-citation.json"}</w:instrText>
      </w:r>
      <w:r w:rsidR="008D577D">
        <w:fldChar w:fldCharType="separate"/>
      </w:r>
      <w:r w:rsidR="008D577D" w:rsidRPr="008D577D">
        <w:rPr>
          <w:noProof/>
        </w:rPr>
        <w:t>[12], [40]</w:t>
      </w:r>
      <w:r w:rsidR="008D577D">
        <w:fldChar w:fldCharType="end"/>
      </w:r>
      <w:r w:rsidR="00211F9B">
        <w:t xml:space="preserve">. </w:t>
      </w:r>
      <w:r w:rsidR="00211F9B">
        <w:rPr>
          <w:rStyle w:val="Strong"/>
          <w:b w:val="0"/>
          <w:bCs w:val="0"/>
          <w:lang w:val="en-US"/>
        </w:rPr>
        <w:t xml:space="preserve">Three free parameters of </w:t>
      </w:r>
      <m:oMath>
        <m:sSub>
          <m:sSubPr>
            <m:ctrlPr>
              <w:rPr>
                <w:rStyle w:val="Strong"/>
                <w:rFonts w:ascii="Cambria Math" w:hAnsi="Cambria Math"/>
                <w:b w:val="0"/>
                <w:bCs w:val="0"/>
                <w:i/>
                <w:lang w:val="en-US"/>
              </w:rPr>
            </m:ctrlPr>
          </m:sSubPr>
          <m:e>
            <m:r>
              <w:rPr>
                <w:rStyle w:val="Strong"/>
                <w:rFonts w:ascii="Cambria Math" w:hAnsi="Cambria Math"/>
                <w:lang w:val="en-US"/>
              </w:rPr>
              <m:t>c</m:t>
            </m:r>
          </m:e>
          <m:sub>
            <m:r>
              <w:rPr>
                <w:rStyle w:val="Strong"/>
                <w:rFonts w:ascii="Cambria Math" w:hAnsi="Cambria Math"/>
                <w:lang w:val="en-US"/>
              </w:rPr>
              <m:t>mlt</m:t>
            </m:r>
          </m:sub>
        </m:sSub>
      </m:oMath>
      <w:r w:rsidR="00211F9B">
        <w:rPr>
          <w:rStyle w:val="Strong"/>
          <w:b w:val="0"/>
          <w:bCs w:val="0"/>
          <w:lang w:val="en-US"/>
        </w:rPr>
        <w:t xml:space="preserve">, </w:t>
      </w:r>
      <m:oMath>
        <m:sSub>
          <m:sSubPr>
            <m:ctrlPr>
              <w:rPr>
                <w:rStyle w:val="Strong"/>
                <w:rFonts w:ascii="Cambria Math" w:hAnsi="Cambria Math"/>
                <w:b w:val="0"/>
                <w:bCs w:val="0"/>
                <w:i/>
                <w:lang w:val="en-US"/>
              </w:rPr>
            </m:ctrlPr>
          </m:sSubPr>
          <m:e>
            <m:r>
              <w:rPr>
                <w:rStyle w:val="Strong"/>
                <w:rFonts w:ascii="Cambria Math" w:hAnsi="Cambria Math"/>
                <w:lang w:val="en-US"/>
              </w:rPr>
              <m:t>c</m:t>
            </m:r>
          </m:e>
          <m:sub>
            <m:r>
              <w:rPr>
                <w:rStyle w:val="Strong"/>
                <w:rFonts w:ascii="Cambria Math" w:hAnsi="Cambria Math"/>
                <w:lang w:val="en-US"/>
              </w:rPr>
              <m:t>mmt</m:t>
            </m:r>
          </m:sub>
        </m:sSub>
      </m:oMath>
      <w:r w:rsidR="00211F9B">
        <w:rPr>
          <w:rStyle w:val="Strong"/>
          <w:b w:val="0"/>
          <w:bCs w:val="0"/>
          <w:lang w:val="en-US"/>
        </w:rPr>
        <w:t xml:space="preserve">, and </w:t>
      </w:r>
      <m:oMath>
        <m:sSub>
          <m:sSubPr>
            <m:ctrlPr>
              <w:rPr>
                <w:rStyle w:val="Strong"/>
                <w:rFonts w:ascii="Cambria Math" w:hAnsi="Cambria Math"/>
                <w:b w:val="0"/>
                <w:bCs w:val="0"/>
                <w:i/>
                <w:lang w:val="en-US"/>
              </w:rPr>
            </m:ctrlPr>
          </m:sSubPr>
          <m:e>
            <m:r>
              <w:rPr>
                <w:rStyle w:val="Strong"/>
                <w:rFonts w:ascii="Cambria Math" w:hAnsi="Cambria Math"/>
                <w:lang w:val="en-US"/>
              </w:rPr>
              <m:t>c</m:t>
            </m:r>
          </m:e>
          <m:sub>
            <m:r>
              <w:rPr>
                <w:rStyle w:val="Strong"/>
                <w:rFonts w:ascii="Cambria Math" w:hAnsi="Cambria Math"/>
                <w:lang w:val="en-US"/>
              </w:rPr>
              <m:t>mht</m:t>
            </m:r>
          </m:sub>
        </m:sSub>
      </m:oMath>
      <w:r w:rsidR="00211F9B">
        <w:rPr>
          <w:rStyle w:val="Strong"/>
          <w:b w:val="0"/>
          <w:bCs w:val="0"/>
          <w:lang w:val="en-US"/>
        </w:rPr>
        <w:t xml:space="preserve"> are defined to represent the peak occurrence of the </w:t>
      </w:r>
      <w:r w:rsidR="00211F9B" w:rsidRPr="00D70AAA">
        <w:rPr>
          <w:rStyle w:val="Strong"/>
          <w:b w:val="0"/>
          <w:bCs w:val="0"/>
          <w:i/>
          <w:iCs/>
          <w:lang w:val="en-US"/>
        </w:rPr>
        <w:t>low</w:t>
      </w:r>
      <w:r w:rsidR="00211F9B">
        <w:rPr>
          <w:rStyle w:val="Strong"/>
          <w:b w:val="0"/>
          <w:bCs w:val="0"/>
          <w:lang w:val="en-US"/>
        </w:rPr>
        <w:t xml:space="preserve">, </w:t>
      </w:r>
      <w:r w:rsidR="00211F9B" w:rsidRPr="00D70AAA">
        <w:rPr>
          <w:rStyle w:val="Strong"/>
          <w:b w:val="0"/>
          <w:bCs w:val="0"/>
          <w:i/>
          <w:iCs/>
          <w:lang w:val="en-US"/>
        </w:rPr>
        <w:t>medium</w:t>
      </w:r>
      <w:r w:rsidR="00211F9B">
        <w:rPr>
          <w:rStyle w:val="Strong"/>
          <w:b w:val="0"/>
          <w:bCs w:val="0"/>
          <w:lang w:val="en-US"/>
        </w:rPr>
        <w:t xml:space="preserve">, and </w:t>
      </w:r>
      <w:r w:rsidR="00211F9B" w:rsidRPr="00D70AAA">
        <w:rPr>
          <w:rStyle w:val="Strong"/>
          <w:b w:val="0"/>
          <w:bCs w:val="0"/>
          <w:i/>
          <w:iCs/>
          <w:lang w:val="en-US"/>
        </w:rPr>
        <w:t>high</w:t>
      </w:r>
      <w:r w:rsidR="00211F9B">
        <w:rPr>
          <w:rStyle w:val="Strong"/>
          <w:b w:val="0"/>
          <w:bCs w:val="0"/>
          <w:lang w:val="en-US"/>
        </w:rPr>
        <w:t xml:space="preserve"> memberships, respectively. These parameters </w:t>
      </w:r>
      <w:r w:rsidR="00F60EF5">
        <w:rPr>
          <w:rStyle w:val="Strong"/>
          <w:b w:val="0"/>
          <w:bCs w:val="0"/>
          <w:lang w:val="en-US"/>
        </w:rPr>
        <w:t xml:space="preserve">are </w:t>
      </w:r>
      <w:r w:rsidR="00211F9B">
        <w:rPr>
          <w:rStyle w:val="Strong"/>
          <w:b w:val="0"/>
          <w:bCs w:val="0"/>
          <w:lang w:val="en-US"/>
        </w:rPr>
        <w:t>estimated within 2-10, 10-20, and 20-40 mM, respectively.</w:t>
      </w:r>
      <w:r w:rsidR="00D03660">
        <w:t xml:space="preserve"> </w:t>
      </w:r>
    </w:p>
    <w:p w14:paraId="11945877" w14:textId="4C023612" w:rsidR="00976DD5" w:rsidRPr="00D72D07" w:rsidRDefault="00976DD5" w:rsidP="00D72D07">
      <w:r>
        <w:rPr>
          <w:b/>
          <w:bCs/>
        </w:rPr>
        <w:t>Alkalinity</w:t>
      </w:r>
      <w:r w:rsidR="00D72D07">
        <w:t xml:space="preserve"> is defined as the sudden change of the ambient pH with respect to the intracellular </w:t>
      </w:r>
      <w:proofErr w:type="spellStart"/>
      <w:r w:rsidR="00D72D07">
        <w:t>pH.</w:t>
      </w:r>
      <w:proofErr w:type="spellEnd"/>
      <w:r>
        <w:t xml:space="preserve"> </w:t>
      </w:r>
      <w:r w:rsidR="005662C8">
        <w:t>Mg</w:t>
      </w:r>
      <w:r w:rsidR="005662C8">
        <w:rPr>
          <w:vertAlign w:val="superscript"/>
        </w:rPr>
        <w:t xml:space="preserve">2+ </w:t>
      </w:r>
      <w:r w:rsidR="005662C8">
        <w:t>ions</w:t>
      </w:r>
      <w:r>
        <w:t xml:space="preserve"> are reported to alter microenvironmental pH in a </w:t>
      </w:r>
      <w:r w:rsidR="00FC0ACC">
        <w:t>concentration</w:t>
      </w:r>
      <w:r w:rsidRPr="003642D8">
        <w:t>-dependent</w:t>
      </w:r>
      <w:r>
        <w:t xml:space="preserve"> fashion </w:t>
      </w:r>
      <w:r w:rsidR="00D72D07">
        <w:t>(see</w:t>
      </w:r>
      <w:r w:rsidR="00074AEF">
        <w:t xml:space="preserve"> </w:t>
      </w:r>
      <w:r w:rsidR="00D57139">
        <w:t xml:space="preserve">Figure S1-A in the supplements). </w:t>
      </w:r>
      <w:r w:rsidRPr="00371D8F">
        <w:t>MSCs are shown to recover from alkalinity caused by</w:t>
      </w:r>
      <w:r>
        <w:t xml:space="preserve"> the</w:t>
      </w:r>
      <w:r w:rsidRPr="00922CAD">
        <w:t xml:space="preserve"> </w:t>
      </w:r>
      <w:r w:rsidR="005662C8">
        <w:t>Mg</w:t>
      </w:r>
      <w:r w:rsidR="005662C8">
        <w:rPr>
          <w:vertAlign w:val="superscript"/>
        </w:rPr>
        <w:t xml:space="preserve">2+ </w:t>
      </w:r>
      <w:r w:rsidR="005662C8">
        <w:t>ions</w:t>
      </w:r>
      <w:r>
        <w:t xml:space="preserve"> concentration of</w:t>
      </w:r>
      <w:r w:rsidRPr="00371D8F">
        <w:t xml:space="preserve"> </w:t>
      </w:r>
      <w:r w:rsidR="0098564E" w:rsidRPr="00371D8F">
        <w:t>25</w:t>
      </w:r>
      <w:r w:rsidR="0098564E">
        <w:t> </w:t>
      </w:r>
      <w:r w:rsidRPr="00371D8F">
        <w:t xml:space="preserve">mM in the span of </w:t>
      </w:r>
      <w:r>
        <w:t>three weeks</w:t>
      </w:r>
      <w:r w:rsidRPr="00371D8F">
        <w:t xml:space="preserve"> </w:t>
      </w:r>
      <w:r w:rsidRPr="00371D8F">
        <w:fldChar w:fldCharType="begin" w:fldLock="1"/>
      </w:r>
      <w:r w:rsidR="00790F4D">
        <w:instrText>ADDIN CSL_CITATION {"citationItems":[{"id":"ITEM-1","itemData":{"author":[{"dropping-particle":"","family":"Wu","given":"Lili","non-dropping-particle":"","parse-names":false,"suffix":""},{"dropping-particle":"","family":"Feyerabend","given":"Frank","non-dropping-particle":"","parse-names":false,"suffix":""},{"dropping-particle":"","family":"Schilling","given":"Arndt F","non-dropping-particle":"","parse-names":false,"suffix":""},{"dropping-particle":"","family":"Willumeit-Romer","given":"Regine","non-dropping-particle":"","parse-names":false,"suffix":""},{"dropping-particle":"","family":"Luthringer","given":"Berengere JC","non-dropping-particle":"","parse-names":false,"suffix":""}],"container-title":"Acta biomaterialia","id":"ITEM-1","issue":"294--304","issued":{"date-parts":[["2015"]]},"title":"Effects of extracellular magnesium extract on the proliferation and differentiation of human osteoblasts and osteoclasts in coculture","type":"article-journal","volume":"27"},"uris":["http://www.mendeley.com/documents/?uuid=8cf411de-e536-483f-a05e-a78df57b3396"]}],"mendeley":{"formattedCitation":"[12]","plainTextFormattedCitation":"[12]","previouslyFormattedCitation":"[12]"},"properties":{"noteIndex":0},"schema":"https://github.com/citation-style-language/schema/raw/master/csl-citation.json"}</w:instrText>
      </w:r>
      <w:r w:rsidRPr="00371D8F">
        <w:fldChar w:fldCharType="separate"/>
      </w:r>
      <w:r w:rsidR="00790F4D" w:rsidRPr="00790F4D">
        <w:rPr>
          <w:noProof/>
        </w:rPr>
        <w:t>[12]</w:t>
      </w:r>
      <w:r w:rsidRPr="00371D8F">
        <w:fldChar w:fldCharType="end"/>
      </w:r>
      <w:r>
        <w:t>. To account for this observation,</w:t>
      </w:r>
      <w:r w:rsidRPr="00371D8F">
        <w:t xml:space="preserve"> we assume a constant</w:t>
      </w:r>
      <w:r>
        <w:t xml:space="preserve"> pH</w:t>
      </w:r>
      <w:r w:rsidRPr="00371D8F">
        <w:t xml:space="preserve"> </w:t>
      </w:r>
      <w:r>
        <w:t>adjustment</w:t>
      </w:r>
      <w:r w:rsidRPr="00371D8F">
        <w:t xml:space="preserve"> </w:t>
      </w:r>
      <w:r>
        <w:t xml:space="preserve">(internal to ambient) </w:t>
      </w:r>
      <w:r w:rsidRPr="00371D8F">
        <w:t>rate of 0.00</w:t>
      </w:r>
      <w:r>
        <w:t>2</w:t>
      </w:r>
      <w:r w:rsidRPr="00371D8F">
        <w:t xml:space="preserve"> per </w:t>
      </w:r>
      <w:r>
        <w:t>hour</w:t>
      </w:r>
      <w:r w:rsidRPr="00371D8F">
        <w:t>.</w:t>
      </w:r>
      <w:r>
        <w:t xml:space="preserve"> Alkalinity can significantly affect cellular reaction depending on the severity and exposure time </w:t>
      </w:r>
      <w:r>
        <w:rPr>
          <w:shd w:val="clear" w:color="auto" w:fill="FFFFFF"/>
        </w:rPr>
        <w:fldChar w:fldCharType="begin" w:fldLock="1"/>
      </w:r>
      <w:r w:rsidR="00790F4D">
        <w:rPr>
          <w:shd w:val="clear" w:color="auto" w:fill="FFFFFF"/>
        </w:rPr>
        <w:instrText>ADDIN CSL_CITATION {"citationItems":[{"id":"ITEM-1","itemData":{"DOI":"10.1007/s00223-013-9745-3","ISSN":"1432-0827","abstract":"During endochondral bone formation, chondrocytes and osteoblasts synthesize and mineralize the extracellular matrix through a process that initiates within matrix vesicles (MVs) and ends with bone mineral propagation onto the collagenous scaffold. pH gradients have been identified in the growth plate of long bones, but how pH changes affect the initiation of skeletal mineralization is not known. Tissue-nonspecific alkaline phosphatase (TNAP) degrades extracellular inorganic pyrophosphate (PPi), a mineralization inhibitor produced by ectonucleotide pyrophosphatase/phosphodiesterase-1 (NPP1), while contributing Pi from ATP to initiate mineralization. TNAP and NPP1, alone or combined, were reconstituted in dipalmitoylphosphatidylcholine liposomes to mimic the microenvironment of MVs. The hydrolysis of ATP, ADP, AMP, and PPi was studied at pH 8 and 9 and compared to the data determined at pH 7.4. While catalytic efficiencies in general were higher at alkaline pH, PPi hydrolysis was maximal at pH 8 and indicated a preferential utilization of PPi over ATP at pH 8 versus 9. In addition, all proteoliposomes induced mineral formation when incubated in a synthetic cartilage lymph containing 1 mM ATP as substrate and amorphous calcium phosphate or calcium–phosphate–phosphatidylserine complexes as nucleators. Propagation of mineralization was significantly more efficient at pH 7.5 and 8 than at pH 9. Since a slight pH elevation from 7.4 to 8 promotes considerably more hydrolysis of ATP, ADP, and AMP primarily by TNAP, this small pH change facilitates mineralization, especially via upregulated PPi hydrolysis by both NPP1 and TNAP, further elevating the Pi/PPi ratio, thus enhancing bone mineralization.","author":[{"dropping-particle":"","family":"Simão","given":"Ana Maria S","non-dropping-particle":"","parse-names":false,"suffix":""},{"dropping-particle":"","family":"Bolean","given":"Maytê","non-dropping-particle":"","parse-names":false,"suffix":""},{"dropping-particle":"","family":"Hoylaerts","given":"Marc F","non-dropping-particle":"","parse-names":false,"suffix":""},{"dropping-particle":"","family":"Millán","given":"José Luis","non-dropping-particle":"","parse-names":false,"suffix":""},{"dropping-particle":"","family":"Ciancaglini","given":"Pietro","non-dropping-particle":"","parse-names":false,"suffix":""}],"container-title":"Calcified Tissue International","id":"ITEM-1","issue":"3","issued":{"date-parts":[["2013"]]},"page":"222-232","title":"Effects of pH on the Production of Phosphate and Pyrophosphate by Matrix Vesicles’ Biomimetics","type":"article-journal","volume":"93"},"uris":["http://www.mendeley.com/documents/?uuid=19f1a65a-2c41-478c-bd0f-79cd1fe6bada"]}],"mendeley":{"formattedCitation":"[14]","plainTextFormattedCitation":"[14]","previouslyFormattedCitation":"[14]"},"properties":{"noteIndex":0},"schema":"https://github.com/citation-style-language/schema/raw/master/csl-citation.json"}</w:instrText>
      </w:r>
      <w:r>
        <w:rPr>
          <w:shd w:val="clear" w:color="auto" w:fill="FFFFFF"/>
        </w:rPr>
        <w:fldChar w:fldCharType="separate"/>
      </w:r>
      <w:r w:rsidR="00790F4D" w:rsidRPr="00790F4D">
        <w:rPr>
          <w:noProof/>
          <w:shd w:val="clear" w:color="auto" w:fill="FFFFFF"/>
        </w:rPr>
        <w:t>[14]</w:t>
      </w:r>
      <w:r>
        <w:rPr>
          <w:shd w:val="clear" w:color="auto" w:fill="FFFFFF"/>
        </w:rPr>
        <w:fldChar w:fldCharType="end"/>
      </w:r>
      <w:r>
        <w:rPr>
          <w:shd w:val="clear" w:color="auto" w:fill="FFFFFF"/>
        </w:rPr>
        <w:t xml:space="preserve">. Several minutes of exposure to severe alkalinity is reported to cause cell contraction and detachment from the culture surface </w:t>
      </w:r>
      <w:r>
        <w:rPr>
          <w:shd w:val="clear" w:color="auto" w:fill="FFFFFF"/>
        </w:rPr>
        <w:fldChar w:fldCharType="begin" w:fldLock="1"/>
      </w:r>
      <w:r w:rsidR="00790F4D">
        <w:rPr>
          <w:shd w:val="clear" w:color="auto" w:fill="FFFFFF"/>
        </w:rPr>
        <w:instrText>ADDIN CSL_CITATION {"citationItems":[{"id":"ITEM-1","itemData":{"author":[{"dropping-particle":"","family":"Taylor","given":"A Cecil","non-dropping-particle":"","parse-names":false,"suffix":""}],"container-title":"The Journal of cell biology","id":"ITEM-1","issue":"2","issued":{"date-parts":[["1962"]]},"page":"201-209","publisher":"Rockefeller University Press","title":"Responses of cells to pH changes in the medium","type":"article-journal","volume":"15"},"uris":["http://www.mendeley.com/documents/?uuid=e42e6502-b3ce-40f4-8ce7-8c5002726d1a"]}],"mendeley":{"formattedCitation":"[15]","plainTextFormattedCitation":"[15]","previouslyFormattedCitation":"[15]"},"properties":{"noteIndex":0},"schema":"https://github.com/citation-style-language/schema/raw/master/csl-citation.json"}</w:instrText>
      </w:r>
      <w:r>
        <w:rPr>
          <w:shd w:val="clear" w:color="auto" w:fill="FFFFFF"/>
        </w:rPr>
        <w:fldChar w:fldCharType="separate"/>
      </w:r>
      <w:r w:rsidR="00790F4D" w:rsidRPr="00790F4D">
        <w:rPr>
          <w:noProof/>
          <w:shd w:val="clear" w:color="auto" w:fill="FFFFFF"/>
        </w:rPr>
        <w:t>[15]</w:t>
      </w:r>
      <w:r>
        <w:rPr>
          <w:shd w:val="clear" w:color="auto" w:fill="FFFFFF"/>
        </w:rPr>
        <w:fldChar w:fldCharType="end"/>
      </w:r>
      <w:r>
        <w:rPr>
          <w:shd w:val="clear" w:color="auto" w:fill="FFFFFF"/>
        </w:rPr>
        <w:t xml:space="preserve">. Severe alkalinity can compromise human MSC renewal capability and growth and thereby downregulate proliferation rate </w:t>
      </w:r>
      <w:r>
        <w:rPr>
          <w:shd w:val="clear" w:color="auto" w:fill="FFFFFF"/>
        </w:rPr>
        <w:fldChar w:fldCharType="begin" w:fldLock="1"/>
      </w:r>
      <w:r w:rsidR="00790F4D">
        <w:rPr>
          <w:shd w:val="clear" w:color="auto" w:fill="FFFFFF"/>
        </w:rPr>
        <w:instrText>ADDIN CSL_CITATION {"citationItems":[{"id":"ITEM-1","itemData":{"DOI":"10.1016/j.jcms.2016.03.003","ISSN":"1878-4119 (Electronic)","PMID":"27085985","abstract":"Osteomyelitis is a serious complication in oral and maxillofacial surgery affecting bone healing. Bone remodeling is not only controlled by cellular components but also by ionic and molecular composition of the extracellular fluids in which calcium phosphate salts are precipitated in a pH dependent manner. OBJECTIVE: To determine the effect of pH on self-renewal, osteogenic differentiation and matrix mineralization of mesenchymal stem cells (MSCs). METHODS: We selected three different pH values; acidic (6.3, 6.7), physiological (7.0-8.0) and severe alkaline (8.5). MSCs were cultured at different pH ranges, cell viability measured by WST-1, apoptosis detected by JC-1, senescence was analyzed by β-galactosidase whereas mineralization was detected by Alizarin Red and osteogenic differentiation analyzed by Real-time PCR. RESULTS: Self-renewal was affected by pH as well as matrix mineralization in which pH other than physiologic inhibited the deposition of extracellular matrix but did not affect MSCs differentiation as osteoblast markers were upregulated. The expression of osteocalcin and alkaline phosphatase activity was upregulated whereas osteopontin was downregulated under acidic pH. CONCLUSION: pH affected MSCs self-renewal and mineralization without influencing osteogenic differentiation. Thus, future therapies, based on shifting acid-base balance toward the alkaline direction might be beneficial for prevention or treatment of osteomyelitis.","author":[{"dropping-particle":"","family":"Fliefel","given":"Riham","non-dropping-particle":"","parse-names":false,"suffix":""},{"dropping-particle":"","family":"Popov","given":"Cvetan","non-dropping-particle":"","parse-names":false,"suffix":""},{"dropping-particle":"","family":"Tröltzsch","given":"Matthias","non-dropping-particle":"","parse-names":false,"suffix":""},{"dropping-particle":"","family":"Kühnisch","given":"Jan","non-dropping-particle":"","parse-names":false,"suffix":""},{"dropping-particle":"","family":"Ehrenfeld","given":"Michael","non-dropping-particle":"","parse-names":false,"suffix":""},{"dropping-particle":"","family":"Otto","given":"Sven","non-dropping-particle":"","parse-names":false,"suffix":""}],"container-title":"Journal of cranio-maxillo-facial surgery : official publication of the European Association for Cranio-Maxillo-Facial Surgery","id":"ITEM-1","issue":"6","issued":{"date-parts":[["2016","6"]]},"language":"eng","page":"715-724","publisher-place":"Scotland","title":"Mesenchymal stem cell proliferation and mineralization but not osteogenic differentiation are strongly affected by extracellular pH.","type":"article-journal","volume":"44"},"uris":["http://www.mendeley.com/documents/?uuid=62bab233-7bd7-4799-baf3-fc087a56c53d"]}],"mendeley":{"formattedCitation":"[13]","plainTextFormattedCitation":"[13]","previouslyFormattedCitation":"[13]"},"properties":{"noteIndex":0},"schema":"https://github.com/citation-style-language/schema/raw/master/csl-citation.json"}</w:instrText>
      </w:r>
      <w:r>
        <w:rPr>
          <w:shd w:val="clear" w:color="auto" w:fill="FFFFFF"/>
        </w:rPr>
        <w:fldChar w:fldCharType="separate"/>
      </w:r>
      <w:r w:rsidR="00790F4D" w:rsidRPr="00790F4D">
        <w:rPr>
          <w:noProof/>
          <w:shd w:val="clear" w:color="auto" w:fill="FFFFFF"/>
        </w:rPr>
        <w:t>[13]</w:t>
      </w:r>
      <w:r>
        <w:rPr>
          <w:shd w:val="clear" w:color="auto" w:fill="FFFFFF"/>
        </w:rPr>
        <w:fldChar w:fldCharType="end"/>
      </w:r>
      <w:r>
        <w:rPr>
          <w:shd w:val="clear" w:color="auto" w:fill="FFFFFF"/>
        </w:rPr>
        <w:t xml:space="preserve">. High alkalinity also reduces cell viability in culture experiments </w:t>
      </w:r>
      <w:r>
        <w:rPr>
          <w:shd w:val="clear" w:color="auto" w:fill="FFFFFF"/>
        </w:rPr>
        <w:fldChar w:fldCharType="begin" w:fldLock="1"/>
      </w:r>
      <w:r w:rsidR="00790F4D">
        <w:rPr>
          <w:shd w:val="clear" w:color="auto" w:fill="FFFFFF"/>
        </w:rPr>
        <w:instrText>ADDIN CSL_CITATION {"citationItems":[{"id":"ITEM-1","itemData":{"DOI":"10.1016/j.jcms.2016.03.003","ISSN":"1878-4119 (Electronic)","PMID":"27085985","abstract":"Osteomyelitis is a serious complication in oral and maxillofacial surgery affecting bone healing. Bone remodeling is not only controlled by cellular components but also by ionic and molecular composition of the extracellular fluids in which calcium phosphate salts are precipitated in a pH dependent manner. OBJECTIVE: To determine the effect of pH on self-renewal, osteogenic differentiation and matrix mineralization of mesenchymal stem cells (MSCs). METHODS: We selected three different pH values; acidic (6.3, 6.7), physiological (7.0-8.0) and severe alkaline (8.5). MSCs were cultured at different pH ranges, cell viability measured by WST-1, apoptosis detected by JC-1, senescence was analyzed by β-galactosidase whereas mineralization was detected by Alizarin Red and osteogenic differentiation analyzed by Real-time PCR. RESULTS: Self-renewal was affected by pH as well as matrix mineralization in which pH other than physiologic inhibited the deposition of extracellular matrix but did not affect MSCs differentiation as osteoblast markers were upregulated. The expression of osteocalcin and alkaline phosphatase activity was upregulated whereas osteopontin was downregulated under acidic pH. CONCLUSION: pH affected MSCs self-renewal and mineralization without influencing osteogenic differentiation. Thus, future therapies, based on shifting acid-base balance toward the alkaline direction might be beneficial for prevention or treatment of osteomyelitis.","author":[{"dropping-particle":"","family":"Fliefel","given":"Riham","non-dropping-particle":"","parse-names":false,"suffix":""},{"dropping-particle":"","family":"Popov","given":"Cvetan","non-dropping-particle":"","parse-names":false,"suffix":""},{"dropping-particle":"","family":"Tröltzsch","given":"Matthias","non-dropping-particle":"","parse-names":false,"suffix":""},{"dropping-particle":"","family":"Kühnisch","given":"Jan","non-dropping-particle":"","parse-names":false,"suffix":""},{"dropping-particle":"","family":"Ehrenfeld","given":"Michael","non-dropping-particle":"","parse-names":false,"suffix":""},{"dropping-particle":"","family":"Otto","given":"Sven","non-dropping-particle":"","parse-names":false,"suffix":""}],"container-title":"Journal of cranio-maxillo-facial surgery : official publication of the European Association for Cranio-Maxillo-Facial Surgery","id":"ITEM-1","issue":"6","issued":{"date-parts":[["2016","6"]]},"language":"eng","page":"715-724","publisher-place":"Scotland","title":"Mesenchymal stem cell proliferation and mineralization but not osteogenic differentiation are strongly affected by extracellular pH.","type":"article-journal","volume":"44"},"uris":["http://www.mendeley.com/documents/?uuid=62bab233-7bd7-4799-baf3-fc087a56c53d"]}],"mendeley":{"formattedCitation":"[13]","plainTextFormattedCitation":"[13]","previouslyFormattedCitation":"[13]"},"properties":{"noteIndex":0},"schema":"https://github.com/citation-style-language/schema/raw/master/csl-citation.json"}</w:instrText>
      </w:r>
      <w:r>
        <w:rPr>
          <w:shd w:val="clear" w:color="auto" w:fill="FFFFFF"/>
        </w:rPr>
        <w:fldChar w:fldCharType="separate"/>
      </w:r>
      <w:r w:rsidR="00790F4D" w:rsidRPr="00790F4D">
        <w:rPr>
          <w:noProof/>
          <w:shd w:val="clear" w:color="auto" w:fill="FFFFFF"/>
        </w:rPr>
        <w:t>[13]</w:t>
      </w:r>
      <w:r>
        <w:rPr>
          <w:shd w:val="clear" w:color="auto" w:fill="FFFFFF"/>
        </w:rPr>
        <w:fldChar w:fldCharType="end"/>
      </w:r>
      <w:r>
        <w:rPr>
          <w:shd w:val="clear" w:color="auto" w:fill="FFFFFF"/>
        </w:rPr>
        <w:t xml:space="preserve">. However, </w:t>
      </w:r>
      <w:r>
        <w:t xml:space="preserve">a mild alkaline environment with a pH as high as 8.5 has shown no significant negative effect on osteoblast differentiation </w:t>
      </w:r>
      <w:r>
        <w:rPr>
          <w:shd w:val="clear" w:color="auto" w:fill="FFFFFF"/>
        </w:rPr>
        <w:fldChar w:fldCharType="begin" w:fldLock="1"/>
      </w:r>
      <w:r w:rsidR="00790F4D">
        <w:rPr>
          <w:shd w:val="clear" w:color="auto" w:fill="FFFFFF"/>
        </w:rPr>
        <w:instrText>ADDIN CSL_CITATION {"citationItems":[{"id":"ITEM-1","itemData":{"DOI":"10.1016/j.jcms.2016.03.003","ISSN":"1878-4119 (Electronic)","PMID":"27085985","abstract":"Osteomyelitis is a serious complication in oral and maxillofacial surgery affecting bone healing. Bone remodeling is not only controlled by cellular components but also by ionic and molecular composition of the extracellular fluids in which calcium phosphate salts are precipitated in a pH dependent manner. OBJECTIVE: To determine the effect of pH on self-renewal, osteogenic differentiation and matrix mineralization of mesenchymal stem cells (MSCs). METHODS: We selected three different pH values; acidic (6.3, 6.7), physiological (7.0-8.0) and severe alkaline (8.5). MSCs were cultured at different pH ranges, cell viability measured by WST-1, apoptosis detected by JC-1, senescence was analyzed by β-galactosidase whereas mineralization was detected by Alizarin Red and osteogenic differentiation analyzed by Real-time PCR. RESULTS: Self-renewal was affected by pH as well as matrix mineralization in which pH other than physiologic inhibited the deposition of extracellular matrix but did not affect MSCs differentiation as osteoblast markers were upregulated. The expression of osteocalcin and alkaline phosphatase activity was upregulated whereas osteopontin was downregulated under acidic pH. CONCLUSION: pH affected MSCs self-renewal and mineralization without influencing osteogenic differentiation. Thus, future therapies, based on shifting acid-base balance toward the alkaline direction might be beneficial for prevention or treatment of osteomyelitis.","author":[{"dropping-particle":"","family":"Fliefel","given":"Riham","non-dropping-particle":"","parse-names":false,"suffix":""},{"dropping-particle":"","family":"Popov","given":"Cvetan","non-dropping-particle":"","parse-names":false,"suffix":""},{"dropping-particle":"","family":"Tröltzsch","given":"Matthias","non-dropping-particle":"","parse-names":false,"suffix":""},{"dropping-particle":"","family":"Kühnisch","given":"Jan","non-dropping-particle":"","parse-names":false,"suffix":""},{"dropping-particle":"","family":"Ehrenfeld","given":"Michael","non-dropping-particle":"","parse-names":false,"suffix":""},{"dropping-particle":"","family":"Otto","given":"Sven","non-dropping-particle":"","parse-names":false,"suffix":""}],"container-title":"Journal of cranio-maxillo-facial surgery : official publication of the European Association for Cranio-Maxillo-Facial Surgery","id":"ITEM-1","issue":"6","issued":{"date-parts":[["2016","6"]]},"language":"eng","page":"715-724","publisher-place":"Scotland","title":"Mesenchymal stem cell proliferation and mineralization but not osteogenic differentiation are strongly affected by extracellular pH.","type":"article-journal","volume":"44"},"uris":["http://www.mendeley.com/documents/?uuid=62bab233-7bd7-4799-baf3-fc087a56c53d"]}],"mendeley":{"formattedCitation":"[13]","plainTextFormattedCitation":"[13]","previouslyFormattedCitation":"[13]"},"properties":{"noteIndex":0},"schema":"https://github.com/citation-style-language/schema/raw/master/csl-citation.json"}</w:instrText>
      </w:r>
      <w:r>
        <w:rPr>
          <w:shd w:val="clear" w:color="auto" w:fill="FFFFFF"/>
        </w:rPr>
        <w:fldChar w:fldCharType="separate"/>
      </w:r>
      <w:r w:rsidR="00790F4D" w:rsidRPr="00790F4D">
        <w:rPr>
          <w:noProof/>
          <w:shd w:val="clear" w:color="auto" w:fill="FFFFFF"/>
        </w:rPr>
        <w:t>[13]</w:t>
      </w:r>
      <w:r>
        <w:rPr>
          <w:shd w:val="clear" w:color="auto" w:fill="FFFFFF"/>
        </w:rPr>
        <w:fldChar w:fldCharType="end"/>
      </w:r>
      <w:r>
        <w:rPr>
          <w:shd w:val="clear" w:color="auto" w:fill="FFFFFF"/>
        </w:rPr>
        <w:t>.</w:t>
      </w:r>
      <w:r w:rsidRPr="00202FAF">
        <w:rPr>
          <w:shd w:val="clear" w:color="auto" w:fill="FFFFFF"/>
        </w:rPr>
        <w:t xml:space="preserve"> </w:t>
      </w:r>
      <w:r w:rsidR="00864C4F">
        <w:rPr>
          <w:shd w:val="clear" w:color="auto" w:fill="FFFFFF"/>
        </w:rPr>
        <w:t xml:space="preserve">We assume a linear effect of alkalinity on the cellular behavior and assign </w:t>
      </w:r>
      <w:r>
        <w:t xml:space="preserve">two levels of </w:t>
      </w:r>
      <w:r>
        <w:rPr>
          <w:i/>
          <w:iCs/>
        </w:rPr>
        <w:t xml:space="preserve">low </w:t>
      </w:r>
      <w:r>
        <w:t xml:space="preserve">and </w:t>
      </w:r>
      <w:r>
        <w:rPr>
          <w:i/>
          <w:iCs/>
        </w:rPr>
        <w:t xml:space="preserve">high </w:t>
      </w:r>
      <w:r w:rsidR="00864C4F">
        <w:t xml:space="preserve">to </w:t>
      </w:r>
      <w:r w:rsidR="00211F9B">
        <w:t>fuzzify</w:t>
      </w:r>
      <w:r w:rsidR="00864C4F">
        <w:t xml:space="preserve"> this factor </w:t>
      </w:r>
      <w:r>
        <w:t xml:space="preserve">as shown in </w:t>
      </w:r>
      <w:r w:rsidRPr="00DF4ED3">
        <w:fldChar w:fldCharType="begin"/>
      </w:r>
      <w:r>
        <w:instrText xml:space="preserve"> REF _Ref47530416 \h </w:instrText>
      </w:r>
      <w:r w:rsidRPr="00DF4ED3">
        <w:fldChar w:fldCharType="separate"/>
      </w:r>
      <w:r>
        <w:t xml:space="preserve">Figure </w:t>
      </w:r>
      <w:r w:rsidRPr="00DF4ED3">
        <w:rPr>
          <w:noProof/>
        </w:rPr>
        <w:t>2</w:t>
      </w:r>
      <w:r w:rsidRPr="00DF4ED3">
        <w:fldChar w:fldCharType="end"/>
      </w:r>
      <w:r w:rsidR="006D5303">
        <w:t>-B</w:t>
      </w:r>
      <w:r w:rsidR="004748AF">
        <w:t xml:space="preserve">. </w:t>
      </w:r>
    </w:p>
    <w:p w14:paraId="1A14C244" w14:textId="616EA2D8" w:rsidR="0025053A" w:rsidRDefault="0025053A" w:rsidP="0025053A">
      <w:pPr>
        <w:rPr>
          <w:b/>
          <w:bCs/>
        </w:rPr>
      </w:pPr>
      <w:r w:rsidRPr="00415B4C">
        <w:rPr>
          <w:b/>
          <w:bCs/>
        </w:rPr>
        <w:t>TGF-β1</w:t>
      </w:r>
      <w:r w:rsidR="00074AEF">
        <w:t xml:space="preserve"> </w:t>
      </w:r>
      <w:r w:rsidR="00E13ABB">
        <w:t xml:space="preserve">is </w:t>
      </w:r>
      <w:r w:rsidR="00074AEF">
        <w:t xml:space="preserve">an important regulatory </w:t>
      </w:r>
      <w:r w:rsidR="00211F9B">
        <w:t xml:space="preserve">factor </w:t>
      </w:r>
      <w:r w:rsidR="006F31BC">
        <w:t>in</w:t>
      </w:r>
      <w:r>
        <w:t xml:space="preserve"> every stage of bone regeneration </w:t>
      </w:r>
      <w:r w:rsidRPr="00513F4E">
        <w:rPr>
          <w:noProof/>
        </w:rPr>
        <w:t>[17]</w:t>
      </w:r>
      <w:r>
        <w:fldChar w:fldCharType="begin" w:fldLock="1"/>
      </w:r>
      <w:r w:rsidR="008D577D">
        <w:instrText>ADDIN CSL_CITATION {"citationItems":[{"id":"ITEM-1","itemData":{"DOI":"10.1210/er.2004-0001","ISSN":"0163-769X (Print)","PMID":"15901668","abstract":"TGF-beta1 is a ubiquitous growth factor that is implicated in the control of  proliferation, migration, differentiation, and survival of many different cell types. It influences such diverse processes as embryogenesis, angiogenesis, inflammation, and wound healing. In skeletal tissue, TGF-beta1 plays a major role in development and maintenance, affecting both cartilage and bone metabolism, the latter being the subject of this review. Because it affects both cells of the osteoblast and osteoclast lineage, TGF-beta1 is one of the most important factors in the bone environment, helping to retain the balance between the dynamic processes of bone resorption and bone formation. Many seemingly contradictory reports have been published on the exact functioning of TGF-beta1 in the bone milieu. This review provides an overall picture of the bone-specific actions of TGF-beta1 and reconciles experimental discrepancies that have been reported for this multifunctional cytokine.","author":[{"dropping-particle":"","family":"Janssens","given":"Katrien","non-dropping-particle":"","parse-names":false,"suffix":""},{"dropping-particle":"","family":"Dijke","given":"Peter","non-dropping-particle":"ten","parse-names":false,"suffix":""},{"dropping-particle":"","family":"Janssens","given":"Sophie","non-dropping-particle":"","parse-names":false,"suffix":""},{"dropping-particle":"","family":"Hul","given":"Wim","non-dropping-particle":"Van","parse-names":false,"suffix":""}],"container-title":"Endocrine reviews","id":"ITEM-1","issue":"6","issued":{"date-parts":[["2005","10"]]},"language":"eng","page":"743-774","publisher-place":"United States","title":"Transforming growth factor-beta1 to the bone.","type":"article-journal","volume":"26"},"uris":["http://www.mendeley.com/documents/?uuid=645e6a00-8c5d-4bc6-900c-576b2c76d218"]}],"mendeley":{"formattedCitation":"[44]","plainTextFormattedCitation":"[44]","previouslyFormattedCitation":"[44]"},"properties":{"noteIndex":0},"schema":"https://github.com/citation-style-language/schema/raw/master/csl-citation.json"}</w:instrText>
      </w:r>
      <w:r>
        <w:fldChar w:fldCharType="separate"/>
      </w:r>
      <w:r w:rsidR="008D577D" w:rsidRPr="008D577D">
        <w:rPr>
          <w:noProof/>
        </w:rPr>
        <w:t>[44]</w:t>
      </w:r>
      <w:r>
        <w:fldChar w:fldCharType="end"/>
      </w:r>
      <w:r w:rsidRPr="005F27D4">
        <w:fldChar w:fldCharType="begin" w:fldLock="1"/>
      </w:r>
      <w:r w:rsidR="008D577D">
        <w:instrText>ADDIN CSL_CITATION {"citationItems":[{"id":"ITEM-1","itemData":{"author":[{"dropping-particle":"","family":"Grafe","given":"Ingo","non-dropping-particle":"","parse-names":false,"suffix":""},{"dropping-particle":"","family":"Alexander","given":"Stefanie","non-dropping-particle":"","parse-names":false,"suffix":""},{"dropping-particle":"","family":"Peterson","given":"Jonathan R","non-dropping-particle":"","parse-names":false,"suffix":""},{"dropping-particle":"","family":"Snider","given":"Taylor Nicholas","non-dropping-particle":"","parse-names":false,"suffix":""},{"dropping-particle":"","family":"Levi","given":"Benjamin","non-dropping-particle":"","parse-names":false,"suffix":""},{"dropping-particle":"","family":"Lee","given":"Brendan","non-dropping-particle":"","parse-names":false,"suffix":""},{"dropping-particle":"","family":"Mishina","given":"Yuji","non-dropping-particle":"","parse-names":false,"suffix":""}],"container-title":"Cold Spring Harbor perspectives in biology","id":"ITEM-1","issue":"5","issued":{"date-parts":[["2018"]]},"publisher":"Cold Spring Harbor Lab","title":"TGF-β family signaling in mesenchymal differentiation","type":"article-journal","volume":"10"},"uris":["http://www.mendeley.com/documents/?uuid=3cc20c1c-36b4-4666-9648-0e5ddf9ef4e7"]}],"mendeley":{"formattedCitation":"[45]","plainTextFormattedCitation":"[45]","previouslyFormattedCitation":"[45]"},"properties":{"noteIndex":0},"schema":"https://github.com/citation-style-language/schema/raw/master/csl-citation.json"}</w:instrText>
      </w:r>
      <w:r w:rsidRPr="005F27D4">
        <w:fldChar w:fldCharType="separate"/>
      </w:r>
      <w:r w:rsidR="008D577D" w:rsidRPr="008D577D">
        <w:rPr>
          <w:noProof/>
        </w:rPr>
        <w:t>[45]</w:t>
      </w:r>
      <w:r w:rsidRPr="005F27D4">
        <w:fldChar w:fldCharType="end"/>
      </w:r>
      <w:r>
        <w:t xml:space="preserve">. Within the physiological concentration </w:t>
      </w:r>
      <w:r w:rsidRPr="005A0E1C">
        <w:t>of 14.2-36.3 ng/mL</w:t>
      </w:r>
      <w:r>
        <w:t xml:space="preserve">, </w:t>
      </w:r>
      <w:r w:rsidRPr="00444B53">
        <w:t>TGF-β1</w:t>
      </w:r>
      <w:r>
        <w:t xml:space="preserve"> is shown to stimulate </w:t>
      </w:r>
      <w:r w:rsidR="00F60EF5">
        <w:t xml:space="preserve">the </w:t>
      </w:r>
      <w:r>
        <w:t xml:space="preserve">proliferation process, promote early osteoblast differentiation, and inhibit the later phase of differentiation </w:t>
      </w:r>
      <w:r>
        <w:fldChar w:fldCharType="begin" w:fldLock="1"/>
      </w:r>
      <w:r w:rsidR="008D577D">
        <w:instrText>ADDIN CSL_CITATION {"citationItems":[{"id":"ITEM-1","itemData":{"DOI":"10.1210/er.2004-0001","ISSN":"0163-769X (Print)","PMID":"15901668","abstract":"TGF-beta1 is a ubiquitous growth factor that is implicated in the control of  proliferation, migration, differentiation, and survival of many different cell types. It influences such diverse processes as embryogenesis, angiogenesis, inflammation, and wound healing. In skeletal tissue, TGF-beta1 plays a major role in development and maintenance, affecting both cartilage and bone metabolism, the latter being the subject of this review. Because it affects both cells of the osteoblast and osteoclast lineage, TGF-beta1 is one of the most important factors in the bone environment, helping to retain the balance between the dynamic processes of bone resorption and bone formation. Many seemingly contradictory reports have been published on the exact functioning of TGF-beta1 in the bone milieu. This review provides an overall picture of the bone-specific actions of TGF-beta1 and reconciles experimental discrepancies that have been reported for this multifunctional cytokine.","author":[{"dropping-particle":"","family":"Janssens","given":"Katrien","non-dropping-particle":"","parse-names":false,"suffix":""},{"dropping-particle":"","family":"Dijke","given":"Peter","non-dropping-particle":"ten","parse-names":false,"suffix":""},{"dropping-particle":"","family":"Janssens","given":"Sophie","non-dropping-particle":"","parse-names":false,"suffix":""},{"dropping-particle":"","family":"Hul","given":"Wim","non-dropping-particle":"Van","parse-names":false,"suffix":""}],"container-title":"Endocrine reviews","id":"ITEM-1","issue":"6","issued":{"date-parts":[["2005","10"]]},"language":"eng","page":"743-774","publisher-place":"United States","title":"Transforming growth factor-beta1 to the bone.","type":"article-journal","volume":"26"},"uris":["http://www.mendeley.com/documents/?uuid=645e6a00-8c5d-4bc6-900c-576b2c76d218"]}],"mendeley":{"formattedCitation":"[44]","plainTextFormattedCitation":"[44]","previouslyFormattedCitation":"[44]"},"properties":{"noteIndex":0},"schema":"https://github.com/citation-style-language/schema/raw/master/csl-citation.json"}</w:instrText>
      </w:r>
      <w:r>
        <w:fldChar w:fldCharType="separate"/>
      </w:r>
      <w:r w:rsidR="008D577D" w:rsidRPr="008D577D">
        <w:rPr>
          <w:noProof/>
        </w:rPr>
        <w:t>[44]</w:t>
      </w:r>
      <w:r>
        <w:fldChar w:fldCharType="end"/>
      </w:r>
      <w:r w:rsidRPr="005F27D4">
        <w:fldChar w:fldCharType="begin" w:fldLock="1"/>
      </w:r>
      <w:r w:rsidR="008D577D">
        <w:instrText>ADDIN CSL_CITATION {"citationItems":[{"id":"ITEM-1","itemData":{"author":[{"dropping-particle":"","family":"Grafe","given":"Ingo","non-dropping-particle":"","parse-names":false,"suffix":""},{"dropping-particle":"","family":"Alexander","given":"Stefanie","non-dropping-particle":"","parse-names":false,"suffix":""},{"dropping-particle":"","family":"Peterson","given":"Jonathan R","non-dropping-particle":"","parse-names":false,"suffix":""},{"dropping-particle":"","family":"Snider","given":"Taylor Nicholas","non-dropping-particle":"","parse-names":false,"suffix":""},{"dropping-particle":"","family":"Levi","given":"Benjamin","non-dropping-particle":"","parse-names":false,"suffix":""},{"dropping-particle":"","family":"Lee","given":"Brendan","non-dropping-particle":"","parse-names":false,"suffix":""},{"dropping-particle":"","family":"Mishina","given":"Yuji","non-dropping-particle":"","parse-names":false,"suffix":""}],"container-title":"Cold Spring Harbor perspectives in biology","id":"ITEM-1","issue":"5","issued":{"date-parts":[["2018"]]},"publisher":"Cold Spring Harbor Lab","title":"TGF-β family signaling in mesenchymal differentiation","type":"article-journal","volume":"10"},"uris":["http://www.mendeley.com/documents/?uuid=3cc20c1c-36b4-4666-9648-0e5ddf9ef4e7"]}],"mendeley":{"formattedCitation":"[45]","plainTextFormattedCitation":"[45]","previouslyFormattedCitation":"[45]"},"properties":{"noteIndex":0},"schema":"https://github.com/citation-style-language/schema/raw/master/csl-citation.json"}</w:instrText>
      </w:r>
      <w:r w:rsidRPr="005F27D4">
        <w:fldChar w:fldCharType="separate"/>
      </w:r>
      <w:r w:rsidR="008D577D" w:rsidRPr="008D577D">
        <w:rPr>
          <w:noProof/>
        </w:rPr>
        <w:t>[45]</w:t>
      </w:r>
      <w:r w:rsidRPr="005F27D4">
        <w:fldChar w:fldCharType="end"/>
      </w:r>
      <w:r>
        <w:t>. Within the physiological range, TGF-β1 is</w:t>
      </w:r>
      <w:r w:rsidRPr="00AC3ECE">
        <w:t xml:space="preserve"> also shown to block the natural </w:t>
      </w:r>
      <w:r>
        <w:t xml:space="preserve">process of </w:t>
      </w:r>
      <w:r w:rsidRPr="00AC3ECE">
        <w:t xml:space="preserve">apoptosis </w:t>
      </w:r>
      <w:r>
        <w:fldChar w:fldCharType="begin" w:fldLock="1"/>
      </w:r>
      <w:r w:rsidR="008D577D">
        <w:instrText xml:space="preserve">ADDIN CSL_CITATION {"citationItems":[{"id":"ITEM-1","itemData":{"DOI":"10.1074/jbc.M207205200","author":[{"dropping-particle":"","family":"Karsdal","given":"Morten A","non-dropping-particle":"","parse-names":false,"suffix":""},{"dropping-particle":"","family":"Larsen","given":"Lykke","non-dropping-particle":"","parse-names":false,"suffix":""},{"dropping-particle":"","family":"Engsig","given":"Michael T","non-dropping-particle":"","parse-names":false,"suffix":""},{"dropping-particle":"","family":"Lou","given":"Henriette","non-dropping-particle":"","parse-names":false,"suffix":""},{"dropping-particle":"","family":"Ferreras","given":"Mercedes","non-dropping-particle":"","parse-names":false,"suffix":""},{"dropping-particle":"","family":"Delaisse","given":"Jean-marie","non-dropping-particle":"","parse-names":false,"suffix":""},{"dropping-particle":"","family":"Foged","given":"Niels T","non-dropping-particle":"","parse-names":false,"suffix":""}],"id":"ITEM-1","issue":"46","issued":{"date-parts":[["2002"]]},"page":"44061-44067","title":"Matrix Metalloproteinase-dependent Activation of Latent Transforming Growth Factor- </w:instrText>
      </w:r>
      <w:r w:rsidR="008D577D">
        <w:rPr>
          <w:rFonts w:ascii="Segoe UI Symbol" w:hAnsi="Segoe UI Symbol" w:cs="Segoe UI Symbol"/>
        </w:rPr>
        <w:instrText>␤</w:instrText>
      </w:r>
      <w:r w:rsidR="008D577D">
        <w:instrText xml:space="preserve"> Controls the Conversion of Osteoblasts into Osteocytes by Blocking Osteoblast Apoptosis *","type":"article-journal","volume":"277"},"uris":["http://www.mendeley.com/documents/?uuid=91e81aef-5581-4927-b777-7cc5495f1268"]}],"mendeley":{"formattedCitation":"[46]","plainTextFormattedCitation":"[46]","previouslyFormattedCitation":"[46]"},"properties":{"noteIndex":0},"schema":"https://github.com/citation-style-language/schema/raw/master/csl-citation.json"}</w:instrText>
      </w:r>
      <w:r>
        <w:fldChar w:fldCharType="separate"/>
      </w:r>
      <w:r w:rsidR="008D577D" w:rsidRPr="008D577D">
        <w:rPr>
          <w:noProof/>
        </w:rPr>
        <w:t>[46]</w:t>
      </w:r>
      <w:r>
        <w:fldChar w:fldCharType="end"/>
      </w:r>
      <w:r>
        <w:t xml:space="preserve">. </w:t>
      </w:r>
      <w:r w:rsidR="00AC7C7C">
        <w:t>T</w:t>
      </w:r>
      <w:r>
        <w:t xml:space="preserve">hree linguistic terms of </w:t>
      </w:r>
      <w:r w:rsidRPr="0025053A">
        <w:rPr>
          <w:i/>
          <w:iCs/>
        </w:rPr>
        <w:t>negligible</w:t>
      </w:r>
      <w:r>
        <w:t xml:space="preserve">, </w:t>
      </w:r>
      <w:r w:rsidRPr="0025053A">
        <w:rPr>
          <w:i/>
          <w:iCs/>
        </w:rPr>
        <w:t>low</w:t>
      </w:r>
      <w:r>
        <w:t xml:space="preserve">, and </w:t>
      </w:r>
      <w:r w:rsidRPr="0025053A">
        <w:rPr>
          <w:i/>
          <w:iCs/>
        </w:rPr>
        <w:t>high</w:t>
      </w:r>
      <w:r>
        <w:t xml:space="preserve"> </w:t>
      </w:r>
      <w:r w:rsidR="00AC7C7C">
        <w:t xml:space="preserve">are used to fuzzify </w:t>
      </w:r>
      <w:r>
        <w:t>TGF-β1 as a signaling factor</w:t>
      </w:r>
      <w:r w:rsidR="00AC7C7C">
        <w:t xml:space="preserve"> as depicted in </w:t>
      </w:r>
      <w:r w:rsidR="00AC7C7C" w:rsidRPr="00DF4ED3">
        <w:fldChar w:fldCharType="begin"/>
      </w:r>
      <w:r w:rsidR="00AC7C7C">
        <w:instrText xml:space="preserve"> REF _Ref47530416 \h </w:instrText>
      </w:r>
      <w:r w:rsidR="00AC7C7C" w:rsidRPr="00DF4ED3">
        <w:fldChar w:fldCharType="separate"/>
      </w:r>
      <w:r w:rsidR="00AC7C7C">
        <w:t xml:space="preserve">Figure </w:t>
      </w:r>
      <w:r w:rsidR="00AC7C7C" w:rsidRPr="00DF4ED3">
        <w:rPr>
          <w:noProof/>
        </w:rPr>
        <w:t>2</w:t>
      </w:r>
      <w:r w:rsidR="00AC7C7C" w:rsidRPr="00DF4ED3">
        <w:fldChar w:fldCharType="end"/>
      </w:r>
      <w:r w:rsidR="006D5303">
        <w:t>-B</w:t>
      </w:r>
      <w:r>
        <w:t xml:space="preserve">. </w:t>
      </w:r>
      <w:r w:rsidR="00D03660">
        <w:t>The concentration of 0.05</w:t>
      </w:r>
      <w:r w:rsidRPr="005A0E1C">
        <w:t xml:space="preserve"> ng/ml</w:t>
      </w:r>
      <w:r w:rsidR="00D03660">
        <w:t xml:space="preserve"> is assumed to mark the beginning of the low membership</w:t>
      </w:r>
      <w:r w:rsidRPr="005A0E1C">
        <w:t xml:space="preserve"> </w:t>
      </w:r>
      <w:r w:rsidRPr="005A0E1C">
        <w:fldChar w:fldCharType="begin" w:fldLock="1"/>
      </w:r>
      <w:r w:rsidR="008D577D">
        <w:instrText>ADDIN CSL_CITATION {"citationItems":[{"id":"ITEM-1","itemData":{"author":[{"dropping-particle":"","family":"Chen","given":"Theresa L","non-dropping-particle":"","parse-names":false,"suffix":""},{"dropping-particle":"","family":"Bates","given":"Rebecca L","non-dropping-particle":"","parse-names":false,"suffix":""}],"id":"ITEM-1","issue":"4","issued":{"date-parts":[["1993"]]},"title":"Recombinant Human Transforming Growth Factor Modulates Bone Remodeling in a Mineralizing Bone Organ Culture","type":"article-journal","volume":"8"},"uris":["http://www.mendeley.com/documents/?uuid=8958a883-243d-4506-96c4-207ea13a6e07"]}],"mendeley":{"formattedCitation":"[47]","plainTextFormattedCitation":"[47]","previouslyFormattedCitation":"[47]"},"properties":{"noteIndex":0},"schema":"https://github.com/citation-style-language/schema/raw/master/csl-citation.json"}</w:instrText>
      </w:r>
      <w:r w:rsidRPr="005A0E1C">
        <w:fldChar w:fldCharType="separate"/>
      </w:r>
      <w:r w:rsidR="008D577D" w:rsidRPr="008D577D">
        <w:rPr>
          <w:noProof/>
        </w:rPr>
        <w:t>[47]</w:t>
      </w:r>
      <w:r w:rsidRPr="005A0E1C">
        <w:fldChar w:fldCharType="end"/>
      </w:r>
      <w:r w:rsidRPr="005A0E1C">
        <w:t xml:space="preserve"> </w:t>
      </w:r>
      <w:r w:rsidRPr="005A0E1C">
        <w:fldChar w:fldCharType="begin" w:fldLock="1"/>
      </w:r>
      <w:r w:rsidR="008D577D">
        <w:instrText>ADDIN CSL_CITATION {"citationItems":[{"id":"ITEM-1","itemData":{"author":[{"dropping-particle":"","family":"Breen","given":"Ellen C","non-dropping-particle":"","parse-names":false,"suffix":""},{"dropping-particle":"","family":"Ignotz","given":"Ronald A","non-dropping-particle":"","parse-names":false,"suffix":""},{"dropping-particle":"","family":"McCabe","given":"Laura","non-dropping-particle":"","parse-names":false,"suffix":""},{"dropping-particle":"","family":"Stein","given":"Janet L","non-dropping-particle":"","parse-names":false,"suffix":""},{"dropping-particle":"","family":"Stein","given":"Gary S","non-dropping-particle":"","parse-names":false,"suffix":""},{"dropping-particle":"","family":"Lian","given":"Jane B","non-dropping-particle":"","parse-names":false,"suffix":""}],"container-title":"Journal of cellular physiology","id":"ITEM-1","issue":"2","issued":{"date-parts":[["1994"]]},"page":"323-335","publisher":"Wiley Online Library","title":"TGF$β$ alters growth and differentiation related gene expression in proliferating osteoblasts in vitro, preventing development of the mature bone phenotype","type":"article-journal","volume":"160"},"uris":["http://www.mendeley.com/documents/?uuid=7f6e3245-a428-4116-883d-23c66615da58"]}],"mendeley":{"formattedCitation":"[48]","plainTextFormattedCitation":"[48]","previouslyFormattedCitation":"[48]"},"properties":{"noteIndex":0},"schema":"https://github.com/citation-style-language/schema/raw/master/csl-citation.json"}</w:instrText>
      </w:r>
      <w:r w:rsidRPr="005A0E1C">
        <w:fldChar w:fldCharType="separate"/>
      </w:r>
      <w:r w:rsidR="008D577D" w:rsidRPr="008D577D">
        <w:rPr>
          <w:noProof/>
        </w:rPr>
        <w:t>[48]</w:t>
      </w:r>
      <w:r w:rsidRPr="005A0E1C">
        <w:fldChar w:fldCharType="end"/>
      </w:r>
      <w:r w:rsidR="00D03660">
        <w:t xml:space="preserve">. </w:t>
      </w:r>
      <w:r w:rsidRPr="005A0E1C">
        <w:t xml:space="preserve">The </w:t>
      </w:r>
      <w:r w:rsidRPr="0025053A">
        <w:rPr>
          <w:i/>
          <w:iCs/>
        </w:rPr>
        <w:t>high</w:t>
      </w:r>
      <w:r w:rsidRPr="005A0E1C">
        <w:t xml:space="preserve"> level is assigned to the range of 43.3 to 60 ng/ml </w:t>
      </w:r>
      <w:r w:rsidRPr="005A0E1C">
        <w:fldChar w:fldCharType="begin" w:fldLock="1"/>
      </w:r>
      <w:r w:rsidR="008D577D">
        <w:instrText>ADDIN CSL_CITATION {"citationItems":[{"id":"ITEM-1","itemData":{"DOI":"10.1016/j.injury.2011.03.055","ISSN":"00201383","PMID":"21529804","abstract":"Introduction: Transforming growth factor-beta 1(TGF-β1) is a regulatory protein, involved in bone fracture healing. Circulating TGF-β1 levels have been reported to be a predictor of delayed bone healing and non-union, suggesting active relationship between tissue and circulating TGF-β1 in fracture healing. The purpose of this study was to analyse TGF-β1 local and serum concentrations in fracture healing to further contribute to the understanding of molecular regulation of fracture healing. Patients and methods: Serum samples of 113 patients with long bone fractures were collected over a period of 6 months following a standardised time schedule. TGF-β1 serum concentrations were measured using ELISA. Patients were assigned to 2 groups: Group 1 contained 103 patients with physiological healing. Group 2 contained 10 patients with impaired healing. Patients in both groups were matched. One patient of the group 2 had to be excluded because of missing match partner. In addition, fracture haematoma from 11 patients of group 1 was obtained to analyse local TGF-β1 concentrations. 33 volunteers donated serum which served as control. Results: TGF-β1 serum concentrations increased during the early healing period and were significantly higher in patients with physiological healing compared to controls (P = 0.04). Thereafter, it decreased continuously between weeks 2 and 8 and fell again after week 8. TGF-β1 serum concentrations in patients with physiological healing were significantly higher at week 24 compared to controls (P = 0.05). In non-unions, serum concentrations differed significantly from those of controls at week 6 (P = 0.01). No significant difference in between patients with physiological and impaired fracture healing was observed. Fracture haematoma contained significantly higher TGF-β1 concentrations than peripheral serum of the patients (P = 0.017). Conclusion: Elevated levels of TGF-β1 in haematoma and in serum after bone fracture especially during the entire healing process indicate its importance for fracture healing. © 2011 Elsevier Ltd.","author":[{"dropping-particle":"","family":"Sarahrudi","given":"Kambiz","non-dropping-particle":"","parse-names":false,"suffix":""},{"dropping-particle":"","family":"Thomas","given":"Anita","non-dropping-particle":"","parse-names":false,"suffix":""},{"dropping-particle":"","family":"Mousavi","given":"Mehdi","non-dropping-particle":"","parse-names":false,"suffix":""},{"dropping-particle":"","family":"Kaiser","given":"Georg","non-dropping-particle":"","parse-names":false,"suffix":""},{"dropping-particle":"","family":"Köttstorfer","given":"Julia","non-dropping-particle":"","parse-names":false,"suffix":""},{"dropping-particle":"","family":"Kecht","given":"Mathias","non-dropping-particle":"","parse-names":false,"suffix":""},{"dropping-particle":"","family":"Hajdu","given":"S.","non-dropping-particle":"","parse-names":false,"suffix":""},{"dropping-particle":"","family":"Aharinejad","given":"S.","non-dropping-particle":"","parse-names":false,"suffix":""}],"container-title":"Injury","id":"ITEM-1","issue":"8","issued":{"date-parts":[["2011"]]},"page":"833-837","title":"Elevated transforming growth factor-beta 1 (TGF-β1) levels in human fracture healing","type":"article-journal","volume":"42"},"uris":["http://www.mendeley.com/documents/?uuid=5ec7a379-a4ea-4c07-bed2-d2624bf8221c"]}],"mendeley":{"formattedCitation":"[49]","plainTextFormattedCitation":"[49]","previouslyFormattedCitation":"[49]"},"properties":{"noteIndex":0},"schema":"https://github.com/citation-style-language/schema/raw/master/csl-citation.json"}</w:instrText>
      </w:r>
      <w:r w:rsidRPr="005A0E1C">
        <w:fldChar w:fldCharType="separate"/>
      </w:r>
      <w:r w:rsidR="008D577D" w:rsidRPr="008D577D">
        <w:rPr>
          <w:noProof/>
        </w:rPr>
        <w:t>[49]</w:t>
      </w:r>
      <w:r w:rsidRPr="005A0E1C">
        <w:fldChar w:fldCharType="end"/>
      </w:r>
      <w:r w:rsidRPr="005A0E1C">
        <w:rPr>
          <w:b/>
          <w:bCs/>
        </w:rPr>
        <w:t>.</w:t>
      </w:r>
    </w:p>
    <w:p w14:paraId="69474280" w14:textId="3533D1D7" w:rsidR="00074AEF" w:rsidRDefault="009745A8" w:rsidP="00EB7650">
      <w:pPr>
        <w:rPr>
          <w:rStyle w:val="Strong"/>
          <w:b w:val="0"/>
          <w:bCs w:val="0"/>
        </w:rPr>
      </w:pPr>
      <w:r w:rsidRPr="006E719F">
        <w:rPr>
          <w:b/>
          <w:bCs/>
        </w:rPr>
        <w:t>BMP</w:t>
      </w:r>
      <w:r>
        <w:rPr>
          <w:b/>
          <w:bCs/>
        </w:rPr>
        <w:t>2</w:t>
      </w:r>
      <w:r w:rsidR="00074AEF">
        <w:rPr>
          <w:b/>
          <w:bCs/>
        </w:rPr>
        <w:t xml:space="preserve"> </w:t>
      </w:r>
      <w:r w:rsidRPr="00E74385">
        <w:t>is the most potent BMP heterodimers in the stimulatio</w:t>
      </w:r>
      <w:r>
        <w:t>n of osteoblast differentiation</w:t>
      </w:r>
      <w:r w:rsidRPr="00E74385">
        <w:t xml:space="preserve"> </w:t>
      </w:r>
      <w:r w:rsidRPr="005F27D4">
        <w:fldChar w:fldCharType="begin" w:fldLock="1"/>
      </w:r>
      <w:r w:rsidR="008D577D">
        <w:instrText>ADDIN CSL_CITATION {"citationItems":[{"id":"ITEM-1","itemData":{"author":[{"dropping-particle":"","family":"Grafe","given":"Ingo","non-dropping-particle":"","parse-names":false,"suffix":""},{"dropping-particle":"","family":"Alexander","given":"Stefanie","non-dropping-particle":"","parse-names":false,"suffix":""},{"dropping-particle":"","family":"Peterson","given":"Jonathan R","non-dropping-particle":"","parse-names":false,"suffix":""},{"dropping-particle":"","family":"Snider","given":"Taylor Nicholas","non-dropping-particle":"","parse-names":false,"suffix":""},{"dropping-particle":"","family":"Levi","given":"Benjamin","non-dropping-particle":"","parse-names":false,"suffix":""},{"dropping-particle":"","family":"Lee","given":"Brendan","non-dropping-particle":"","parse-names":false,"suffix":""},{"dropping-particle":"","family":"Mishina","given":"Yuji","non-dropping-particle":"","parse-names":false,"suffix":""}],"container-title":"Cold Spring Harbor perspectives in biology","id":"ITEM-1","issue":"5","issued":{"date-parts":[["2018"]]},"publisher":"Cold Spring Harbor Lab","title":"TGF-β family signaling in mesenchymal differentiation","type":"article-journal","volume":"10"},"uris":["http://www.mendeley.com/documents/?uuid=3cc20c1c-36b4-4666-9648-0e5ddf9ef4e7"]}],"mendeley":{"formattedCitation":"[45]","plainTextFormattedCitation":"[45]","previouslyFormattedCitation":"[45]"},"properties":{"noteIndex":0},"schema":"https://github.com/citation-style-language/schema/raw/master/csl-citation.json"}</w:instrText>
      </w:r>
      <w:r w:rsidRPr="005F27D4">
        <w:fldChar w:fldCharType="separate"/>
      </w:r>
      <w:r w:rsidR="008D577D" w:rsidRPr="008D577D">
        <w:rPr>
          <w:noProof/>
        </w:rPr>
        <w:t>[45]</w:t>
      </w:r>
      <w:r w:rsidRPr="005F27D4">
        <w:fldChar w:fldCharType="end"/>
      </w:r>
      <w:r w:rsidRPr="005F27D4">
        <w:fldChar w:fldCharType="begin" w:fldLock="1"/>
      </w:r>
      <w:r w:rsidR="008D577D">
        <w:instrText>ADDIN CSL_CITATION {"citationItems":[{"id":"ITEM-1","itemData":{"author":[{"dropping-particle":"","family":"Schmidt-Bleek","given":"Katharina","non-dropping-particle":"","parse-names":false,"suffix":""},{"dropping-particle":"","family":"Marcucio","given":"Ralph","non-dropping-particle":"","parse-names":false,"suffix":""},{"dropping-particle":"","family":"Duda","given":"Georg","non-dropping-particle":"","parse-names":false,"suffix":""}],"container-title":"The Journal of the American Academy of Orthopaedic Surgeons","id":"ITEM-1","issue":"10","issued":{"date-parts":[["2016"]]},"page":"e134","publisher":"NIH Public Access","title":"Future treatment strategies for delayed bone healing: an osteoimmunologic approach","type":"article-journal","volume":"24"},"uris":["http://www.mendeley.com/documents/?uuid=e3c7df76-d6f2-4c18-953b-02be4f56443f"]}],"mendeley":{"formattedCitation":"[50]","plainTextFormattedCitation":"[50]","previouslyFormattedCitation":"[50]"},"properties":{"noteIndex":0},"schema":"https://github.com/citation-style-language/schema/raw/master/csl-citation.json"}</w:instrText>
      </w:r>
      <w:r w:rsidRPr="005F27D4">
        <w:fldChar w:fldCharType="separate"/>
      </w:r>
      <w:r w:rsidR="008D577D" w:rsidRPr="008D577D">
        <w:rPr>
          <w:noProof/>
        </w:rPr>
        <w:t>[50]</w:t>
      </w:r>
      <w:r w:rsidRPr="005F27D4">
        <w:fldChar w:fldCharType="end"/>
      </w:r>
      <w:r w:rsidRPr="005F27D4">
        <w:fldChar w:fldCharType="begin" w:fldLock="1"/>
      </w:r>
      <w:r w:rsidR="008D577D">
        <w:instrText>ADDIN CSL_CITATION {"citationItems":[{"id":"ITEM-1","itemData":{"author":[{"dropping-particle":"","family":"El-Safadi","given":"Mona","non-dropping-particle":"","parse-names":false,"suffix":""},{"dropping-particle":"","family":"Shinwari","given":"Tasneem","non-dropping-particle":"","parse-names":false,"suffix":""},{"dropping-particle":"","family":"Al-Malki","given":"Sami","non-dropping-particle":"","parse-names":false,"suffix":""},{"dropping-particle":"","family":"Manikandan","given":"Muthurangan","non-dropping-particle":"","parse-names":false,"suffix":""},{"dropping-particle":"","family":"Mahmood","given":"Amer","non-dropping-particle":"","parse-names":false,"suffix":""},{"dropping-particle":"","family":"Aldahmash","given":"Abdullah","non-dropping-particle":"","parse-names":false,"suffix":""},{"dropping-particle":"","family":"Alfayez","given":"Musaad","non-dropping-particle":"","parse-names":false,"suffix":""},{"dropping-particle":"","family":"Kassem","given":"Moustapha","non-dropping-particle":"","parse-names":false,"suffix":""},{"dropping-particle":"","family":"Alajez","given":"Nehad M","non-dropping-particle":"","parse-names":false,"suffix":""}],"container-title":"Scientific reports","id":"ITEM-1","issue":"1","issued":{"date-parts":[["2019"]]},"page":"1-13","publisher":"Nature Publishing Group","title":"Convergence of TGF$β$ and BMP signaling in regulating human bone marrow stromal cell differentiation","type":"article-journal","volume":"9"},"uris":["http://www.mendeley.com/documents/?uuid=b739255e-9fc2-4ac7-9837-c14d57c2ff03"]}],"mendeley":{"formattedCitation":"[51]","plainTextFormattedCitation":"[51]","previouslyFormattedCitation":"[51]"},"properties":{"noteIndex":0},"schema":"https://github.com/citation-style-language/schema/raw/master/csl-citation.json"}</w:instrText>
      </w:r>
      <w:r w:rsidRPr="005F27D4">
        <w:fldChar w:fldCharType="separate"/>
      </w:r>
      <w:r w:rsidR="008D577D" w:rsidRPr="008D577D">
        <w:rPr>
          <w:noProof/>
        </w:rPr>
        <w:t>[51]</w:t>
      </w:r>
      <w:r w:rsidRPr="005F27D4">
        <w:fldChar w:fldCharType="end"/>
      </w:r>
      <w:r w:rsidRPr="005F27D4">
        <w:t xml:space="preserve">. </w:t>
      </w:r>
      <w:r>
        <w:t>BMP2</w:t>
      </w:r>
      <w:r w:rsidRPr="005F27D4">
        <w:t xml:space="preserve"> is shown t</w:t>
      </w:r>
      <w:r>
        <w:t>o affect cell proliferation</w:t>
      </w:r>
      <w:r w:rsidRPr="005F27D4">
        <w:t xml:space="preserve"> in a </w:t>
      </w:r>
      <w:r w:rsidR="005B5B91">
        <w:t>concentration</w:t>
      </w:r>
      <w:r w:rsidRPr="005F27D4">
        <w:t xml:space="preserve">-dependent fashion; </w:t>
      </w:r>
      <w:r w:rsidR="00BE00F6">
        <w:t>while BMP2</w:t>
      </w:r>
      <w:r w:rsidR="00BE00F6" w:rsidRPr="005F27D4">
        <w:t xml:space="preserve"> </w:t>
      </w:r>
      <w:r w:rsidR="00BE00F6">
        <w:t xml:space="preserve">at </w:t>
      </w:r>
      <w:r w:rsidR="004748AF">
        <w:t>the</w:t>
      </w:r>
      <w:r>
        <w:t xml:space="preserve"> </w:t>
      </w:r>
      <w:r w:rsidRPr="005F27D4">
        <w:t xml:space="preserve">concentration of </w:t>
      </w:r>
      <w:r w:rsidR="00BE00F6" w:rsidRPr="005A0E1C">
        <w:t>10</w:t>
      </w:r>
      <w:r w:rsidR="00116E47">
        <w:t>-20</w:t>
      </w:r>
      <w:r w:rsidR="00BE00F6" w:rsidRPr="005A0E1C">
        <w:t xml:space="preserve"> ng/ml </w:t>
      </w:r>
      <w:r w:rsidRPr="005F27D4">
        <w:t xml:space="preserve">promotes cell proliferation </w:t>
      </w:r>
      <w:r w:rsidRPr="005F27D4">
        <w:fldChar w:fldCharType="begin" w:fldLock="1"/>
      </w:r>
      <w:r w:rsidR="008D577D">
        <w:instrText>ADDIN CSL_CITATION {"citationItems":[{"id":"ITEM-1","itemData":{"author":[{"dropping-particle":"","family":"Knippenberg","given":"M","non-dropping-particle":"","parse-names":false,"suffix":""},{"dropping-particle":"","family":"Helder","given":"M N","non-dropping-particle":"","parse-names":false,"suffix":""},{"dropping-particle":"","family":"Doulabi","given":"B Zandieh","non-dropping-particle":"","parse-names":false,"suffix":""},{"dropping-particle":"","family":"Wuisman","given":"PIJM","non-dropping-particle":"","parse-names":false,"suffix":""},{"dropping-particle":"","family":"Klein-Nulend","given":"J","non-dropping-particle":"","parse-names":false,"suffix":""}],"container-title":"Biochemical and biophysical research communications","id":"ITEM-1","issue":"3","issued":{"date-parts":[["2006"]]},"page":"902-908","publisher":"Elsevier","title":"Osteogenesis versus chondrogenesis by BMP-2 and BMP-7 in adipose stem cells","type":"article-journal","volume":"342"},"uris":["http://www.mendeley.com/documents/?uuid=d3fc6268-2dc6-4805-a16b-2cd4bd3eec81"]}],"mendeley":{"formattedCitation":"[52]","plainTextFormattedCitation":"[52]","previouslyFormattedCitation":"[52]"},"properties":{"noteIndex":0},"schema":"https://github.com/citation-style-language/schema/raw/master/csl-citation.json"}</w:instrText>
      </w:r>
      <w:r w:rsidRPr="005F27D4">
        <w:fldChar w:fldCharType="separate"/>
      </w:r>
      <w:r w:rsidR="008D577D" w:rsidRPr="008D577D">
        <w:rPr>
          <w:noProof/>
        </w:rPr>
        <w:t>[52]</w:t>
      </w:r>
      <w:r w:rsidRPr="005F27D4">
        <w:fldChar w:fldCharType="end"/>
      </w:r>
      <w:r w:rsidR="00116E47" w:rsidRPr="00116E47">
        <w:t xml:space="preserve"> </w:t>
      </w:r>
      <w:r w:rsidR="00116E47">
        <w:fldChar w:fldCharType="begin" w:fldLock="1"/>
      </w:r>
      <w:r w:rsidR="008D577D">
        <w:instrText>ADDIN CSL_CITATION {"citationItems":[{"id":"ITEM-1","itemData":{"DOI":"10.1089/biores.2014.0044","ISSN":"21647860","abstract":"Clinical trials using bone morphogenetic protein-2 (BMP2) for bone reconstruction have shown promising results. However, the relatively high concentration needed to be effective raises concerns for efficacy and safety. The aim of this study was to investigate the osteogenic effect of an alternative treatment strategy in which human bone marrow-derived mesenchymal stem cells (hMSCs) are preconditioned with low concentrations of BMP2 for a short time in vitro. hMSCs in suspension were stimulated for 15amin with 10 and 20a ng/mL of BMP2. After the BMP2 was removed, the cells were seeded and cultured in osteogenic medium. The effects of preconditioning were analyzed with regard to proliferation and expression of osteogenic markers at both gene and protein level. The results were compared to those from cultures with continuous BMP2 stimulation. A significant increase in proliferation was seen with both precondition and continuous stimulation with BMP2, with no difference between the treatments. Preconditioning with BMP2 significantly increased gene expression of RUNX2, COLI, ALP, and OC, and protein levels of COLI and ALP. This was not found with continuous stimulation. The role of preconditioning with BMP2 in osteogenesis was validated by findings of increased gene expression of SMAD1 and an increase in dual phosphorylation of ser 463 and ser 465 in the SMAD 1/5/8 pathway. We concluded that preconditioning hMSCs with BMP2 stimulates osteogenesis: proliferation with matrix secretion and matrix maturation of hMSCs. This implies that preconditioning with BMP2 might be more effective at inducing proliferation and osteogenic differentiation of hMSCs than continuous stimulation. Preconditioning with BMP2 could benefit the clinical application of BMP2 since side effects from high-dose treatments could be avoided.","author":[{"dropping-particle":"","family":"Lysdahl","given":"Helle","non-dropping-particle":"","parse-names":false,"suffix":""},{"dropping-particle":"","family":"Baatrup","given":"Anette","non-dropping-particle":"","parse-names":false,"suffix":""},{"dropping-particle":"","family":"Foldager","given":"Casper Bindzus","non-dropping-particle":"","parse-names":false,"suffix":""},{"dropping-particle":"","family":"Bünger","given":"Cody","non-dropping-particle":"","parse-names":false,"suffix":""}],"container-title":"BioResearch Open Access","id":"ITEM-1","issue":"6","issued":{"date-parts":[["2014"]]},"page":"278-285","title":"Preconditioning human mesenchymal stem cells with a low concentration of BMP2 stimulates proliferation and osteogenic differentiation in vitro","type":"article-journal","volume":"3"},"uris":["http://www.mendeley.com/documents/?uuid=5bb866da-36b0-4afb-b40c-17f0d4899097"]}],"mendeley":{"formattedCitation":"[53]","plainTextFormattedCitation":"[53]","previouslyFormattedCitation":"[53]"},"properties":{"noteIndex":0},"schema":"https://github.com/citation-style-language/schema/raw/master/csl-citation.json"}</w:instrText>
      </w:r>
      <w:r w:rsidR="00116E47">
        <w:fldChar w:fldCharType="separate"/>
      </w:r>
      <w:r w:rsidR="008D577D" w:rsidRPr="008D577D">
        <w:rPr>
          <w:noProof/>
        </w:rPr>
        <w:t>[53]</w:t>
      </w:r>
      <w:r w:rsidR="00116E47">
        <w:fldChar w:fldCharType="end"/>
      </w:r>
      <w:r w:rsidRPr="005F27D4">
        <w:t xml:space="preserve">, </w:t>
      </w:r>
      <w:r>
        <w:t>it</w:t>
      </w:r>
      <w:r w:rsidRPr="005F27D4">
        <w:t xml:space="preserve"> </w:t>
      </w:r>
      <w:r>
        <w:t>has shown no effect</w:t>
      </w:r>
      <w:r w:rsidR="00BE00F6">
        <w:t xml:space="preserve"> and </w:t>
      </w:r>
      <w:r w:rsidR="005B5B91">
        <w:t xml:space="preserve">a </w:t>
      </w:r>
      <w:r w:rsidR="00BE00F6">
        <w:t xml:space="preserve">negative effect respectively within the concentration ranges of </w:t>
      </w:r>
      <w:r w:rsidR="00BE00F6" w:rsidRPr="005A0E1C">
        <w:rPr>
          <w:lang w:val="en-US"/>
        </w:rPr>
        <w:t xml:space="preserve">50-200 </w:t>
      </w:r>
      <w:r w:rsidR="00743949">
        <w:t xml:space="preserve">ng/ml </w:t>
      </w:r>
      <w:r w:rsidR="00BE00F6" w:rsidRPr="005A0E1C">
        <w:t>and 500-2000</w:t>
      </w:r>
      <w:r w:rsidR="00743949" w:rsidRPr="00743949">
        <w:t xml:space="preserve"> </w:t>
      </w:r>
      <w:r w:rsidR="00743949">
        <w:t>ng/ml</w:t>
      </w:r>
      <w:r w:rsidR="005B5B91">
        <w:t>, respectively</w:t>
      </w:r>
      <w:r w:rsidR="00743949">
        <w:t xml:space="preserve"> </w:t>
      </w:r>
      <w:r w:rsidR="00743949">
        <w:fldChar w:fldCharType="begin" w:fldLock="1"/>
      </w:r>
      <w:r w:rsidR="008D577D">
        <w:instrText>ADDIN CSL_CITATION {"citationItems":[{"id":"ITEM-1","itemData":{"DOI":"10.1016/j.bone.2013.01.031","ISSN":"1873-2763 (Electronic)","PMID":"23360788","abstract":"BMP2, a well-known osteoinductive agent approved by FDA, is currently being used for  various off-label orthopedic applications. Recently, concerns about its efficacy for off-label use, concentration, and complications have emerged. Interestingly, there is an extremely large discrepancy in BMP2 concentration between clinical use (i.e. 1.5mg/ml) and in vitro studies (50-300 ng/ml). The purpose of this study was to determine the effects of a relatively high-concentration of BMP2 on cell proliferation and apoptosis using human primary periosteal cells as BMP2 is generally applied around the periosteum in orthopedic surgeries. We isolated periosteal cells from three independent patients. The cell proliferation assessed by MTT activity was significantly reduced by a high-concentration of BMP2 (~2000 ng/ml), while such a reduction was not observed by using a low-concentration of BMP2 (~200 ng/ml). The cell apoptosis assessed by caspase activity was significantly increased by high-concentration BMP2, while such an increase was not observed by low-concentration BMP2. We found that Wnt signaling activity was significantly reduced by high-concentration BMP2 along with a dramatic increase in DKK1 and SOST, key inhibitors of Wnt signaling in bone. The addition of DKK1 or SOST protein to the primary periosteal cells reduced MTT activity and significantly increased caspase activity. Silencing the DKK1 or SOST expression using the siRNA technique normalized cell proliferation and apoptosis in the periosteum-derived cells when exposed to a high-concentration BMP2. Taken together, these results suggest that a high-concentration BMP2 decreases human periosteal cell proliferation and induces apoptosis via the activation of Wnt inhibitors DKK1 and SOST. This study provides new insights to the effects of high BMP2 concentration on human periosteal cells and brings out the possibility of multiple effects of current BMP2 therapy on various skeletal tissues.","author":[{"dropping-particle":"","family":"Kim","given":"Harry K W","non-dropping-particle":"","parse-names":false,"suffix":""},{"dropping-particle":"","family":"Oxendine","given":"Ila","non-dropping-particle":"","parse-names":false,"suffix":""},{"dropping-particle":"","family":"Kamiya","given":"Nobuhiro","non-dropping-particle":"","parse-names":false,"suffix":""}],"container-title":"Bone","id":"ITEM-1","issue":"1","issued":{"date-parts":[["2013","5"]]},"language":"eng","page":"141-150","publisher-place":"United States","title":"High-concentration of BMP2 reduces cell proliferation and increases apoptosis via  DKK1 and SOST in human primary periosteal cells.","type":"article-journal","volume":"54"},"uris":["http://www.mendeley.com/documents/?uuid=26a795f7-79a7-4687-a267-e431b1e9be4f"]}],"mendeley":{"formattedCitation":"[54]","plainTextFormattedCitation":"[54]","previouslyFormattedCitation":"[54]"},"properties":{"noteIndex":0},"schema":"https://github.com/citation-style-language/schema/raw/master/csl-citation.json"}</w:instrText>
      </w:r>
      <w:r w:rsidR="00743949">
        <w:fldChar w:fldCharType="separate"/>
      </w:r>
      <w:r w:rsidR="008D577D" w:rsidRPr="008D577D">
        <w:rPr>
          <w:noProof/>
        </w:rPr>
        <w:t>[54]</w:t>
      </w:r>
      <w:r w:rsidR="00743949">
        <w:fldChar w:fldCharType="end"/>
      </w:r>
      <w:r w:rsidR="00743949">
        <w:fldChar w:fldCharType="begin" w:fldLock="1"/>
      </w:r>
      <w:r w:rsidR="008D577D">
        <w:instrText>ADDIN CSL_CITATION {"citationItems":[{"id":"ITEM-1","itemData":{"DOI":"10.1083/jcb.113.3.681","ISSN":"0021-9525 (Print)","PMID":"1849907","abstract":"The in vitro effect of recombinant human bone morphogenetic protein-2 (rhBMP-2) on  osteogenic and myogenic differentiation was examined in two clonal cell lines of rat osteoblast-like cells at different differentiation stages, ROB-C26 (C26) and ROB-C20 (C20). The C26 is a potential osteoblast precursor cell line that is also capable of differentiating into muscle cells and adipocytes; the C20 is a more differentiated osteoblastic cell line. Proliferation was stimulated by rhBMP-2 in C26 cells, but inhibited in C20 cells. rhBMP-2 greatly increased alkaline phosphate (ALP) activity in C26 cells, but not in C20 cells. The steady-state level of ALP mRNA was also increased by rhBMP-2 in C26 cells, but not in C20 cells. Production of 3',5'-cAMP in response to parathyroid hormone (PTH) was dose-dependently enhanced by adding rhBMP-2 in both C26 and C20 cells, though the stimulatory effect was much greater in the former. There was neither basal expression of osteocalcin mRNA nor its protein synthesis in C26 cells, but they were strikingly induced by rhBMP-2 in the presence of 1 alpha,25-dihydroxyvitamin D3. rhBMP-2 induced no appreciable changes in procollagen mRNA levels of type I and type III in the two cell lines. Differentiation of C26 cells into myotubes was greatly inhibited by adding rhBMP-2. The inhibitory effect of rhBMP-2 on myogenic differentiation was also observed in clonal rat skeletal myoblasts (L6). Like BMP-2, TGF-beta 1 inhibited myogenic differentiation. However, unlike BMP-2, TGF-beta 1 decreased ALP activity in both C26 and C20 cells. TGF-beta 1 induced neither PTH responsiveness nor osteocalcin production in C26 cells, but it increased PTH responsiveness in C20 cells. These results clearly indicate that rhBMP-2 is involved, at least in vitro, not only in inducing differentiation of osteoblast precursor cells into more mature osteoblast-like cells, but also in inhibiting myogenic differentiation.","author":[{"dropping-particle":"","family":"Yamaguchi","given":"A","non-dropping-particle":"","parse-names":false,"suffix":""},{"dropping-particle":"","family":"Katagiri","given":"T","non-dropping-particle":"","parse-names":false,"suffix":""},{"dropping-particle":"","family":"Ikeda","given":"T","non-dropping-particle":"","parse-names":false,"suffix":""},{"dropping-particle":"","family":"Wozney","given":"J M","non-dropping-particle":"","parse-names":false,"suffix":""},{"dropping-particle":"","family":"Rosen","given":"V","non-dropping-particle":"","parse-names":false,"suffix":""},{"dropping-particle":"","family":"Wang","given":"E A","non-dropping-particle":"","parse-names":false,"suffix":""},{"dropping-particle":"","family":"Kahn","given":"A J","non-dropping-particle":"","parse-names":false,"suffix":""},{"dropping-particle":"","family":"Suda","given":"T","non-dropping-particle":"","parse-names":false,"suffix":""},{"dropping-particle":"","family":"Yoshiki","given":"S","non-dropping-particle":"","parse-names":false,"suffix":""}],"container-title":"The Journal of cell biology","id":"ITEM-1","issue":"3","issued":{"date-parts":[["1991","5"]]},"language":"eng","page":"681-687","title":"Recombinant human bone morphogenetic protein-2 stimulates osteoblastic maturation  and inhibits myogenic differentiation in vitro.","type":"article-journal","volume":"113"},"uris":["http://www.mendeley.com/documents/?uuid=5131543f-e78b-4335-b307-0fe005486d3b"]}],"mendeley":{"formattedCitation":"[55]","plainTextFormattedCitation":"[55]","previouslyFormattedCitation":"[55]"},"properties":{"noteIndex":0},"schema":"https://github.com/citation-style-language/schema/raw/master/csl-citation.json"}</w:instrText>
      </w:r>
      <w:r w:rsidR="00743949">
        <w:fldChar w:fldCharType="separate"/>
      </w:r>
      <w:r w:rsidR="008D577D" w:rsidRPr="008D577D">
        <w:rPr>
          <w:noProof/>
        </w:rPr>
        <w:t>[55]</w:t>
      </w:r>
      <w:r w:rsidR="00743949">
        <w:fldChar w:fldCharType="end"/>
      </w:r>
      <w:r w:rsidR="00BE00F6">
        <w:t xml:space="preserve">. </w:t>
      </w:r>
      <w:r w:rsidR="00743949">
        <w:t xml:space="preserve">BMP2 at </w:t>
      </w:r>
      <w:r w:rsidR="004748AF">
        <w:t>the</w:t>
      </w:r>
      <w:r w:rsidR="00743949">
        <w:t xml:space="preserve"> concentration of 10</w:t>
      </w:r>
      <w:r w:rsidR="00D33D29">
        <w:t>-20</w:t>
      </w:r>
      <w:r w:rsidR="00743949">
        <w:t xml:space="preserve"> ng/ml </w:t>
      </w:r>
      <w:r w:rsidR="00F60EF5">
        <w:t>has</w:t>
      </w:r>
      <w:r w:rsidR="00743949">
        <w:t xml:space="preserve"> also show</w:t>
      </w:r>
      <w:r w:rsidR="004F3643">
        <w:t>n</w:t>
      </w:r>
      <w:r w:rsidR="00743949">
        <w:t xml:space="preserve"> </w:t>
      </w:r>
      <w:r w:rsidR="00F60EF5">
        <w:t xml:space="preserve">a </w:t>
      </w:r>
      <w:r w:rsidR="00743949">
        <w:t xml:space="preserve">stimulatory impact on osteogenic differentiation </w:t>
      </w:r>
      <w:r w:rsidR="00743949" w:rsidRPr="005F27D4">
        <w:fldChar w:fldCharType="begin" w:fldLock="1"/>
      </w:r>
      <w:r w:rsidR="008D577D">
        <w:instrText>ADDIN CSL_CITATION {"citationItems":[{"id":"ITEM-1","itemData":{"author":[{"dropping-particle":"","family":"Knippenberg","given":"M","non-dropping-particle":"","parse-names":false,"suffix":""},{"dropping-particle":"","family":"Helder","given":"M N","non-dropping-particle":"","parse-names":false,"suffix":""},{"dropping-particle":"","family":"Doulabi","given":"B Zandieh","non-dropping-particle":"","parse-names":false,"suffix":""},{"dropping-particle":"","family":"Wuisman","given":"PIJM","non-dropping-particle":"","parse-names":false,"suffix":""},{"dropping-particle":"","family":"Klein-Nulend","given":"J","non-dropping-particle":"","parse-names":false,"suffix":""}],"container-title":"Biochemical and biophysical research communications","id":"ITEM-1","issue":"3","issued":{"date-parts":[["2006"]]},"page":"902-908","publisher":"Elsevier","title":"Osteogenesis versus chondrogenesis by BMP-2 and BMP-7 in adipose stem cells","type":"article-journal","volume":"342"},"uris":["http://www.mendeley.com/documents/?uuid=d3fc6268-2dc6-4805-a16b-2cd4bd3eec81"]}],"mendeley":{"formattedCitation":"[52]","plainTextFormattedCitation":"[52]","previouslyFormattedCitation":"[52]"},"properties":{"noteIndex":0},"schema":"https://github.com/citation-style-language/schema/raw/master/csl-citation.json"}</w:instrText>
      </w:r>
      <w:r w:rsidR="00743949" w:rsidRPr="005F27D4">
        <w:fldChar w:fldCharType="separate"/>
      </w:r>
      <w:r w:rsidR="008D577D" w:rsidRPr="008D577D">
        <w:rPr>
          <w:noProof/>
        </w:rPr>
        <w:t>[52]</w:t>
      </w:r>
      <w:r w:rsidR="00743949" w:rsidRPr="005F27D4">
        <w:fldChar w:fldCharType="end"/>
      </w:r>
      <w:r w:rsidR="00116E47">
        <w:fldChar w:fldCharType="begin" w:fldLock="1"/>
      </w:r>
      <w:r w:rsidR="008D577D">
        <w:instrText>ADDIN CSL_CITATION {"citationItems":[{"id":"ITEM-1","itemData":{"DOI":"10.1089/biores.2014.0044","ISSN":"21647860","abstract":"Clinical trials using bone morphogenetic protein-2 (BMP2) for bone reconstruction have shown promising results. However, the relatively high concentration needed to be effective raises concerns for efficacy and safety. The aim of this study was to investigate the osteogenic effect of an alternative treatment strategy in which human bone marrow-derived mesenchymal stem cells (hMSCs) are preconditioned with low concentrations of BMP2 for a short time in vitro. hMSCs in suspension were stimulated for 15amin with 10 and 20a ng/mL of BMP2. After the BMP2 was removed, the cells were seeded and cultured in osteogenic medium. The effects of preconditioning were analyzed with regard to proliferation and expression of osteogenic markers at both gene and protein level. The results were compared to those from cultures with continuous BMP2 stimulation. A significant increase in proliferation was seen with both precondition and continuous stimulation with BMP2, with no difference between the treatments. Preconditioning with BMP2 significantly increased gene expression of RUNX2, COLI, ALP, and OC, and protein levels of COLI and ALP. This was not found with continuous stimulation. The role of preconditioning with BMP2 in osteogenesis was validated by findings of increased gene expression of SMAD1 and an increase in dual phosphorylation of ser 463 and ser 465 in the SMAD 1/5/8 pathway. We concluded that preconditioning hMSCs with BMP2 stimulates osteogenesis: proliferation with matrix secretion and matrix maturation of hMSCs. This implies that preconditioning with BMP2 might be more effective at inducing proliferation and osteogenic differentiation of hMSCs than continuous stimulation. Preconditioning with BMP2 could benefit the clinical application of BMP2 since side effects from high-dose treatments could be avoided.","author":[{"dropping-particle":"","family":"Lysdahl","given":"Helle","non-dropping-particle":"","parse-names":false,"suffix":""},{"dropping-particle":"","family":"Baatrup","given":"Anette","non-dropping-particle":"","parse-names":false,"suffix":""},{"dropping-particle":"","family":"Foldager","given":"Casper Bindzus","non-dropping-particle":"","parse-names":false,"suffix":""},{"dropping-particle":"","family":"Bünger","given":"Cody","non-dropping-particle":"","parse-names":false,"suffix":""}],"container-title":"BioResearch Open Access","id":"ITEM-1","issue":"6","issued":{"date-parts":[["2014"]]},"page":"278-285","title":"Preconditioning human mesenchymal stem cells with a low concentration of BMP2 stimulates proliferation and osteogenic differentiation in vitro","type":"article-journal","volume":"3"},"uris":["http://www.mendeley.com/documents/?uuid=5bb866da-36b0-4afb-b40c-17f0d4899097"]}],"mendeley":{"formattedCitation":"[53]","plainTextFormattedCitation":"[53]","previouslyFormattedCitation":"[53]"},"properties":{"noteIndex":0},"schema":"https://github.com/citation-style-language/schema/raw/master/csl-citation.json"}</w:instrText>
      </w:r>
      <w:r w:rsidR="00116E47">
        <w:fldChar w:fldCharType="separate"/>
      </w:r>
      <w:r w:rsidR="008D577D" w:rsidRPr="008D577D">
        <w:rPr>
          <w:noProof/>
        </w:rPr>
        <w:t>[53]</w:t>
      </w:r>
      <w:r w:rsidR="00116E47">
        <w:fldChar w:fldCharType="end"/>
      </w:r>
      <w:r w:rsidR="00743949">
        <w:t xml:space="preserve">. BMP2 at the concentration </w:t>
      </w:r>
      <w:r w:rsidR="00F60EF5">
        <w:t xml:space="preserve">of </w:t>
      </w:r>
      <w:r w:rsidR="00743949" w:rsidRPr="005A0E1C">
        <w:t>500-2000</w:t>
      </w:r>
      <w:r w:rsidR="00743949" w:rsidRPr="00743949">
        <w:t xml:space="preserve"> </w:t>
      </w:r>
      <w:r w:rsidR="00743949">
        <w:t xml:space="preserve">ng/ml </w:t>
      </w:r>
      <w:r w:rsidR="004748AF">
        <w:t>stimulates</w:t>
      </w:r>
      <w:r w:rsidR="00743949">
        <w:t xml:space="preserve"> cell apoptosis</w:t>
      </w:r>
      <w:r w:rsidR="004748AF">
        <w:t xml:space="preserve"> and thereby decreases cell viability</w:t>
      </w:r>
      <w:r w:rsidR="00743949">
        <w:t xml:space="preserve"> </w:t>
      </w:r>
      <w:r w:rsidR="00743949" w:rsidRPr="005F27D4">
        <w:fldChar w:fldCharType="begin" w:fldLock="1"/>
      </w:r>
      <w:r w:rsidR="008D577D">
        <w:instrText>ADDIN CSL_CITATION {"citationItems":[{"id":"ITEM-1","itemData":{"DOI":"10.1016/j.bone.2013.01.031","ISSN":"1873-2763 (Electronic)","PMID":"23360788","abstract":"BMP2, a well-known osteoinductive agent approved by FDA, is currently being used for  various off-label orthopedic applications. Recently, concerns about its efficacy for off-label use, concentration, and complications have emerged. Interestingly, there is an extremely large discrepancy in BMP2 concentration between clinical use (i.e. 1.5mg/ml) and in vitro studies (50-300 ng/ml). The purpose of this study was to determine the effects of a relatively high-concentration of BMP2 on cell proliferation and apoptosis using human primary periosteal cells as BMP2 is generally applied around the periosteum in orthopedic surgeries. We isolated periosteal cells from three independent patients. The cell proliferation assessed by MTT activity was significantly reduced by a high-concentration of BMP2 (~2000 ng/ml), while such a reduction was not observed by using a low-concentration of BMP2 (~200 ng/ml). The cell apoptosis assessed by caspase activity was significantly increased by high-concentration BMP2, while such an increase was not observed by low-concentration BMP2. We found that Wnt signaling activity was significantly reduced by high-concentration BMP2 along with a dramatic increase in DKK1 and SOST, key inhibitors of Wnt signaling in bone. The addition of DKK1 or SOST protein to the primary periosteal cells reduced MTT activity and significantly increased caspase activity. Silencing the DKK1 or SOST expression using the siRNA technique normalized cell proliferation and apoptosis in the periosteum-derived cells when exposed to a high-concentration BMP2. Taken together, these results suggest that a high-concentration BMP2 decreases human periosteal cell proliferation and induces apoptosis via the activation of Wnt inhibitors DKK1 and SOST. This study provides new insights to the effects of high BMP2 concentration on human periosteal cells and brings out the possibility of multiple effects of current BMP2 therapy on various skeletal tissues.","author":[{"dropping-particle":"","family":"Kim","given":"Harry K W","non-dropping-particle":"","parse-names":false,"suffix":""},{"dropping-particle":"","family":"Oxendine","given":"Ila","non-dropping-particle":"","parse-names":false,"suffix":""},{"dropping-particle":"","family":"Kamiya","given":"Nobuhiro","non-dropping-particle":"","parse-names":false,"suffix":""}],"container-title":"Bone","id":"ITEM-1","issue":"1","issued":{"date-parts":[["2013","5"]]},"language":"eng","page":"141-150","publisher-place":"United States","title":"High-concentration of BMP2 reduces cell proliferation and increases apoptosis via  DKK1 and SOST in human primary periosteal cells.","type":"article-journal","volume":"54"},"uris":["http://www.mendeley.com/documents/?uuid=26a795f7-79a7-4687-a267-e431b1e9be4f"]}],"mendeley":{"formattedCitation":"[54]","plainTextFormattedCitation":"[54]","previouslyFormattedCitation":"[54]"},"properties":{"noteIndex":0},"schema":"https://github.com/citation-style-language/schema/raw/master/csl-citation.json"}</w:instrText>
      </w:r>
      <w:r w:rsidR="00743949" w:rsidRPr="005F27D4">
        <w:fldChar w:fldCharType="separate"/>
      </w:r>
      <w:r w:rsidR="008D577D" w:rsidRPr="008D577D">
        <w:rPr>
          <w:noProof/>
        </w:rPr>
        <w:t>[54]</w:t>
      </w:r>
      <w:r w:rsidR="00743949" w:rsidRPr="005F27D4">
        <w:fldChar w:fldCharType="end"/>
      </w:r>
      <w:r w:rsidR="00743949">
        <w:t xml:space="preserve">. </w:t>
      </w:r>
      <w:r w:rsidR="00074AEF">
        <w:t>W</w:t>
      </w:r>
      <w:r w:rsidR="00743949">
        <w:t xml:space="preserve">e assign </w:t>
      </w:r>
      <w:r w:rsidR="00743949" w:rsidRPr="005A0E1C">
        <w:t xml:space="preserve">four levels of </w:t>
      </w:r>
      <w:r w:rsidR="00743949" w:rsidRPr="005A0E1C">
        <w:rPr>
          <w:rStyle w:val="Strong"/>
          <w:b w:val="0"/>
          <w:bCs w:val="0"/>
          <w:i/>
          <w:iCs/>
        </w:rPr>
        <w:t>negligible</w:t>
      </w:r>
      <w:r w:rsidR="00743949" w:rsidRPr="005A0E1C">
        <w:rPr>
          <w:rStyle w:val="Strong"/>
          <w:b w:val="0"/>
          <w:bCs w:val="0"/>
        </w:rPr>
        <w:t>,</w:t>
      </w:r>
      <w:r w:rsidR="00743949" w:rsidRPr="005A0E1C">
        <w:rPr>
          <w:rStyle w:val="Strong"/>
          <w:b w:val="0"/>
          <w:bCs w:val="0"/>
          <w:i/>
          <w:iCs/>
        </w:rPr>
        <w:t xml:space="preserve"> low</w:t>
      </w:r>
      <w:r w:rsidR="00743949" w:rsidRPr="005A0E1C">
        <w:rPr>
          <w:rStyle w:val="Strong"/>
          <w:b w:val="0"/>
          <w:bCs w:val="0"/>
        </w:rPr>
        <w:t xml:space="preserve">, </w:t>
      </w:r>
      <w:r w:rsidR="00743949" w:rsidRPr="005A0E1C">
        <w:rPr>
          <w:rStyle w:val="Strong"/>
          <w:b w:val="0"/>
          <w:bCs w:val="0"/>
          <w:i/>
          <w:iCs/>
        </w:rPr>
        <w:t>medium</w:t>
      </w:r>
      <w:r w:rsidR="00743949" w:rsidRPr="005A0E1C">
        <w:rPr>
          <w:rStyle w:val="Strong"/>
          <w:b w:val="0"/>
          <w:bCs w:val="0"/>
        </w:rPr>
        <w:t xml:space="preserve">, and </w:t>
      </w:r>
      <w:r w:rsidR="00743949" w:rsidRPr="005A0E1C">
        <w:rPr>
          <w:rStyle w:val="Strong"/>
          <w:b w:val="0"/>
          <w:bCs w:val="0"/>
          <w:i/>
          <w:iCs/>
        </w:rPr>
        <w:t xml:space="preserve">high </w:t>
      </w:r>
      <w:r w:rsidR="00743949" w:rsidRPr="005A0E1C">
        <w:rPr>
          <w:rStyle w:val="Strong"/>
          <w:b w:val="0"/>
          <w:bCs w:val="0"/>
        </w:rPr>
        <w:t xml:space="preserve">for BMP2 </w:t>
      </w:r>
      <w:r w:rsidR="00074AEF">
        <w:rPr>
          <w:rStyle w:val="Strong"/>
          <w:b w:val="0"/>
          <w:bCs w:val="0"/>
        </w:rPr>
        <w:t>as shown in</w:t>
      </w:r>
      <w:r w:rsidR="00743949" w:rsidRPr="005A0E1C">
        <w:t xml:space="preserve"> </w:t>
      </w:r>
      <w:r w:rsidR="00743949" w:rsidRPr="005A0E1C">
        <w:fldChar w:fldCharType="begin"/>
      </w:r>
      <w:r w:rsidR="00743949" w:rsidRPr="005A0E1C">
        <w:instrText xml:space="preserve"> REF _Ref47530416 \h  \* MERGEFORMAT </w:instrText>
      </w:r>
      <w:r w:rsidR="00743949" w:rsidRPr="005A0E1C">
        <w:fldChar w:fldCharType="separate"/>
      </w:r>
      <w:r w:rsidR="00743949" w:rsidRPr="005A0E1C">
        <w:t xml:space="preserve">Figure </w:t>
      </w:r>
      <w:r w:rsidR="00743949" w:rsidRPr="005A0E1C">
        <w:rPr>
          <w:noProof/>
        </w:rPr>
        <w:t>2</w:t>
      </w:r>
      <w:r w:rsidR="00743949" w:rsidRPr="005A0E1C">
        <w:fldChar w:fldCharType="end"/>
      </w:r>
      <w:r w:rsidR="006D5303">
        <w:t>-B</w:t>
      </w:r>
      <w:r w:rsidR="00743949">
        <w:rPr>
          <w:rStyle w:val="Strong"/>
          <w:b w:val="0"/>
          <w:bCs w:val="0"/>
        </w:rPr>
        <w:t xml:space="preserve">. </w:t>
      </w:r>
      <w:r w:rsidR="00074AEF">
        <w:rPr>
          <w:rStyle w:val="Strong"/>
          <w:b w:val="0"/>
          <w:bCs w:val="0"/>
        </w:rPr>
        <w:t xml:space="preserve">We assume </w:t>
      </w:r>
      <w:r w:rsidR="00074AEF" w:rsidRPr="000872EF">
        <w:rPr>
          <w:rStyle w:val="Strong"/>
          <w:b w:val="0"/>
          <w:bCs w:val="0"/>
        </w:rPr>
        <w:t>0.</w:t>
      </w:r>
      <w:r w:rsidR="00EF6A80">
        <w:rPr>
          <w:rStyle w:val="Strong"/>
          <w:b w:val="0"/>
          <w:bCs w:val="0"/>
        </w:rPr>
        <w:t>08</w:t>
      </w:r>
      <w:r w:rsidR="00074AEF">
        <w:rPr>
          <w:rStyle w:val="Strong"/>
          <w:b w:val="0"/>
          <w:bCs w:val="0"/>
        </w:rPr>
        <w:t xml:space="preserve"> ng/ml to mark the start of the </w:t>
      </w:r>
      <w:r w:rsidR="00074AEF" w:rsidRPr="004748AF">
        <w:rPr>
          <w:rStyle w:val="Strong"/>
          <w:b w:val="0"/>
          <w:bCs w:val="0"/>
          <w:i/>
          <w:iCs/>
        </w:rPr>
        <w:t>low</w:t>
      </w:r>
      <w:r w:rsidR="00074AEF">
        <w:rPr>
          <w:rStyle w:val="Strong"/>
          <w:b w:val="0"/>
          <w:bCs w:val="0"/>
        </w:rPr>
        <w:t xml:space="preserve"> membership. This concentration represents the </w:t>
      </w:r>
      <w:r w:rsidR="00EF6A80">
        <w:rPr>
          <w:rStyle w:val="Strong"/>
          <w:b w:val="0"/>
          <w:bCs w:val="0"/>
        </w:rPr>
        <w:t>minimum</w:t>
      </w:r>
      <w:r w:rsidR="00074AEF">
        <w:rPr>
          <w:rStyle w:val="Strong"/>
          <w:b w:val="0"/>
          <w:bCs w:val="0"/>
        </w:rPr>
        <w:t xml:space="preserve"> </w:t>
      </w:r>
      <w:r w:rsidR="00EF6A80">
        <w:rPr>
          <w:rStyle w:val="Strong"/>
          <w:b w:val="0"/>
          <w:bCs w:val="0"/>
        </w:rPr>
        <w:t xml:space="preserve">value </w:t>
      </w:r>
      <w:r w:rsidR="00E6440C">
        <w:rPr>
          <w:rStyle w:val="Strong"/>
          <w:b w:val="0"/>
          <w:bCs w:val="0"/>
        </w:rPr>
        <w:t>reported</w:t>
      </w:r>
      <w:r w:rsidR="00AC7C7C">
        <w:rPr>
          <w:rStyle w:val="Strong"/>
          <w:b w:val="0"/>
          <w:bCs w:val="0"/>
        </w:rPr>
        <w:t xml:space="preserve"> in</w:t>
      </w:r>
      <w:r w:rsidR="00074AEF">
        <w:rPr>
          <w:rStyle w:val="Strong"/>
          <w:b w:val="0"/>
          <w:bCs w:val="0"/>
        </w:rPr>
        <w:t xml:space="preserve"> </w:t>
      </w:r>
      <w:r w:rsidR="00074AEF" w:rsidRPr="000872EF">
        <w:rPr>
          <w:rStyle w:val="Strong"/>
          <w:b w:val="0"/>
          <w:bCs w:val="0"/>
          <w:i/>
          <w:iCs/>
        </w:rPr>
        <w:t>in</w:t>
      </w:r>
      <w:r w:rsidR="002D026F">
        <w:rPr>
          <w:rStyle w:val="Strong"/>
          <w:b w:val="0"/>
          <w:bCs w:val="0"/>
          <w:i/>
          <w:iCs/>
        </w:rPr>
        <w:t xml:space="preserve"> </w:t>
      </w:r>
      <w:r w:rsidR="00074AEF" w:rsidRPr="000872EF">
        <w:rPr>
          <w:rStyle w:val="Strong"/>
          <w:b w:val="0"/>
          <w:bCs w:val="0"/>
          <w:i/>
          <w:iCs/>
        </w:rPr>
        <w:t>vitro</w:t>
      </w:r>
      <w:r w:rsidR="00074AEF">
        <w:rPr>
          <w:rStyle w:val="Strong"/>
          <w:b w:val="0"/>
          <w:bCs w:val="0"/>
        </w:rPr>
        <w:t xml:space="preserve"> experiments </w:t>
      </w:r>
      <w:r w:rsidR="00074AEF">
        <w:fldChar w:fldCharType="begin" w:fldLock="1"/>
      </w:r>
      <w:r w:rsidR="008D577D">
        <w:instrText>ADDIN CSL_CITATION {"citationItems":[{"id":"ITEM-1","itemData":{"ISSN":"1003-0034 (Print)","PMID":"21688537","abstract":"OBJECTIVE: To investigate the relationship between serum level of bone morphogenetic proteins-2 (BMP-2) and heterotopic ossification (HO) in traumatic brain injury (TBI) and fractures patients, providing the theoretical evidence for the clinical prevention of HO. METHODS: From December 2007 to January 2009, 145 with trama patients were selected. There were 96 closed primary traumatic brain injury patients, 1 penetrating primary traumatic brain injury, 29 fractures of the radius and ulna, 11 fractures of the humerus, 32 fractures of the tibia and fibula, 27 fractures of the femur. All patients were divided into three groups (i.e., group A, group B and group C) by the type of fracture. Fifty-seven patients in group A (TBI only), including 37 males and 20 females, ranged in the age from 29 to 61 years, with an average age of (43.91 +/- 11.09) years. The disease course was from 13 to 67 d, with an average duration of (18.96 +/- 10.46) d. Forty-eight patients in group B (fractures only), 25 males and 23 females, ranged in age from 31 to 54 years, with an average age of (41.73 +/- 8.41) years. The disease course was from 6 to 48 d, with an average duration of (16.02 +/- 8.71) d. Forty patients in group C (TBI combined with extremities fractures), including 23 males and 17 females, ranged in age from 30 to 60 years, with an average age of (45.87 +/- 14.15) years. The disease course was from 18 to 76 d, with an average of (21.28 +/- 13.02) d. Thirty-one extremities fractures with no significant separations or displacements of fragments were treated with traction reductions, cast immobilization or splint fixations. Sixty-eight fractures with significant separations and displacements of fragments were treated with intramedullary nail fixations or screw internal fixations. Sixty-three TBI patients were treated with open-skull surgeries immediately while 34 TBI patients were treated with stanching bleeding, reducing intracranial pressure and improving cerebral blood circulation. All patients were also divided into two groups (group D and group E) according to the 14-to 16-month follow-up X-ray film results. Seventeen patients in group D (HO had been found), including 11 males and 6 females, ranged in age from 29 to 55 years old, with an average age of (46.88 +/- 7.13) years. The disease course was from 6 to 30 d, with an average of (20.18 +/- 9.78) d. All 128 patients in group E (HO had been not found), including 74 males and 54 females, ranged in age from 33 to 61…","author":[{"dropping-particle":"","family":"Wang","given":"Ye-kai","non-dropping-particle":"","parse-names":false,"suffix":""},{"dropping-particle":"","family":"Sun","given":"Wei-fang","non-dropping-particle":"","parse-names":false,"suffix":""},{"dropping-particle":"","family":"Liu","given":"Xiao-guang","non-dropping-particle":"","parse-names":false,"suffix":""},{"dropping-particle":"","family":"Deng","given":"Jie","non-dropping-particle":"","parse-names":false,"suffix":""},{"dropping-particle":"","family":"Yan","given":"Bo-er","non-dropping-particle":"","parse-names":false,"suffix":""},{"dropping-particle":"","family":"Jiang","given":"Wen-ya","non-dropping-particle":"","parse-names":false,"suffix":""},{"dropping-particle":"","family":"Lin","given":"Xu-bo","non-dropping-particle":"","parse-names":false,"suffix":""}],"container-title":"Zhongguo gu shang = China journal of orthopaedics and traumatology","id":"ITEM-1","issue":"5","issued":{"date-parts":[["2011","5"]]},"language":"chi","page":"399-403","publisher-place":"China","title":"Comparative study of serum levels of BMP-2 and heterotopic ossification in traumatic brain injury and fractures patients","type":"article-journal","volume":"24"},"uris":["http://www.mendeley.com/documents/?uuid=88bc1901-19c4-4f69-8b77-7442f58cdbf1"]},{"id":"ITEM-2","itemData":{"author":[{"dropping-particle":"","family":"Park","given":"Yong","non-dropping-particle":"","parse-names":false,"suffix":""},{"dropping-particle":"","family":"Kim","given":"Jee Won","non-dropping-particle":"","parse-names":false,"suffix":""},{"dropping-particle":"","family":"Kim","given":"Dae Sik","non-dropping-particle":"","parse-names":false,"suffix":""},{"dropping-particle":"","family":"Kim","given":"Eui Bae","non-dropping-particle":"","parse-names":false,"suffix":""},{"dropping-particle":"","family":"Park","given":"Se Jong","non-dropping-particle":"","parse-names":false,"suffix":""},{"dropping-particle":"","family":"Park","given":"Jin Yong","non-dropping-particle":"","parse-names":false,"suffix":""},{"dropping-particle":"","family":"Choi","given":"Woo Suk","non-dropping-particle":"","parse-names":false,"suffix":""},{"dropping-particle":"","family":"Song","given":"Jong Gyu","non-dropping-particle":"","parse-names":false,"suffix":""},{"dropping-particle":"","family":"Seo","given":"Hee Yun","non-dropping-particle":"","parse-names":false,"suffix":""},{"dropping-particle":"","family":"Oh","given":"Sang Cheul","non-dropping-particle":"","parse-names":false,"suffix":""},{"dropping-particle":"","family":"others","given":"","non-dropping-particle":"","parse-names":false,"suffix":""}],"container-title":"Cancer research and treatment: official journal of Korean Cancer Association","id":"ITEM-2","issue":"3","issued":{"date-parts":[["2008"]]},"page":"127","publisher":"Korean Cancer Association","title":"The bone morphogenesis protein-2 (BMP-2) is associated with progression to metastatic disease in gastric cancer","type":"article-journal","volume":"40"},"uris":["http://www.mendeley.com/documents/?uuid=3ce1f3f1-8bdd-4924-9394-c79df06b043f"]},{"id":"ITEM-3","itemData":{"DOI":"10.1371/journal.pone.0127722","ISSN":"19326203","PMID":"26043112","abstract":"The healing of bone defects is a challenge for both tissue engineering and modern orthopaedics. This problem has been addressed through the study of scaffold constructs combined with mechanoregulatory theories, disregarding the influence of chemical factors and their respective delivery devices. Of the chemical factors involved in the bone healing process, bone morphogenetic protein-2 (BMP-2) has been identified as one of the most powerful osteoinductive proteins. The aim of this work is to develop and validate a mechanochemical regulatory model to study the effect of BMP-2 on the healing of large bone defects in silico. We first collected a range of quantitative experimental data from the literature concerning the effects of BMP-2 on cellular activity, specifically proliferation, migration, differentiation, maturation and extracellular matrix production. These data were then used to define a model governed by mechano-chemical stimuli to simulate the healing of large bone defects under the following conditions: natural healing, an empty hydrogel implanted in the defect and a hydrogel soaked with BMP-2 implanted in the defect. For the latter condition, successful defect healing was predicted, in agreement with previous in vivo experiments. Further in vivo comparisons showed the potential of the model, which accurately predicted bone tissue formation during healing, bone tissue distribution across the defect and the quantity of bone inside the defect. The proposed mechano-chemical model also estimated the effect of BMP-2 on cells and the evolution of healing in large bone defects. This novel in silico tool provides valuable insight for bone tissue regeneration strategies.","author":[{"dropping-particle":"","family":"Ribeiro","given":"Frederico O.","non-dropping-particle":"","parse-names":false,"suffix":""},{"dropping-particle":"","family":"Gómez-Benito","given":"María José","non-dropping-particle":"","parse-names":false,"suffix":""},{"dropping-particle":"","family":"Folgado","given":"João","non-dropping-particle":"","parse-names":false,"suffix":""},{"dropping-particle":"","family":"Fernandes","given":"Paulo R.","non-dropping-particle":"","parse-names":false,"suffix":""},{"dropping-particle":"","family":"García-Aznar","given":"José Manuel","non-dropping-particle":"","parse-names":false,"suffix":""}],"container-title":"PLoS ONE","id":"ITEM-3","issue":"6","issued":{"date-parts":[["2015"]]},"title":"In silico mechano-chemical model of bone healing for the regeneration of critical defects: The effect of BMP-2","type":"article-journal","volume":"10"},"uris":["http://www.mendeley.com/documents/?uuid=223072c4-12b2-437e-a8af-954ff4536481"]}],"mendeley":{"formattedCitation":"[56]–[58]","plainTextFormattedCitation":"[56]–[58]","previouslyFormattedCitation":"[56]–[58]"},"properties":{"noteIndex":0},"schema":"https://github.com/citation-style-language/schema/raw/master/csl-citation.json"}</w:instrText>
      </w:r>
      <w:r w:rsidR="00074AEF">
        <w:fldChar w:fldCharType="separate"/>
      </w:r>
      <w:r w:rsidR="008D577D" w:rsidRPr="008D577D">
        <w:rPr>
          <w:noProof/>
        </w:rPr>
        <w:t>[56]–[58]</w:t>
      </w:r>
      <w:r w:rsidR="00074AEF">
        <w:fldChar w:fldCharType="end"/>
      </w:r>
      <w:r w:rsidR="00074AEF">
        <w:t xml:space="preserve">. </w:t>
      </w:r>
    </w:p>
    <w:p w14:paraId="6B58B199" w14:textId="754BDE55" w:rsidR="00832A5F" w:rsidRPr="006F31BC" w:rsidRDefault="00832A5F" w:rsidP="00AF6AB4">
      <w:pPr>
        <w:rPr>
          <w:vertAlign w:val="superscript"/>
        </w:rPr>
      </w:pPr>
      <w:r w:rsidRPr="005308AF">
        <w:rPr>
          <w:b/>
          <w:bCs/>
        </w:rPr>
        <w:t>Cell density</w:t>
      </w:r>
      <w:r w:rsidR="00E6440C">
        <w:t xml:space="preserve"> is calculated </w:t>
      </w:r>
      <w:r w:rsidR="00644AA6" w:rsidRPr="006E719F">
        <w:t>as the normalized number of cells in one patch neighborhood</w:t>
      </w:r>
      <w:r w:rsidR="00644AA6">
        <w:t>.</w:t>
      </w:r>
      <w:r w:rsidR="00644AA6" w:rsidRPr="00AF6AB4">
        <w:t xml:space="preserve"> </w:t>
      </w:r>
      <w:r w:rsidR="00E6440C">
        <w:t>C</w:t>
      </w:r>
      <w:r w:rsidR="00644AA6">
        <w:t xml:space="preserve">ell density is another important factor that is known to affect various cellular reactions such as migration, proliferation, </w:t>
      </w:r>
      <w:r w:rsidR="00644AA6">
        <w:lastRenderedPageBreak/>
        <w:t xml:space="preserve">differentiation, and mortality </w:t>
      </w:r>
      <w:r w:rsidR="00644AA6">
        <w:fldChar w:fldCharType="begin" w:fldLock="1"/>
      </w:r>
      <w:r w:rsidR="008D577D">
        <w:instrText>ADDIN CSL_CITATION {"citationItems":[{"id":"ITEM-1","itemData":{"author":[{"dropping-particle":"","family":"Garg","given":"Priyanka","non-dropping-particle":"","parse-names":false,"suffix":""},{"dropping-particle":"","family":"Mazur","given":"Matthew M","non-dropping-particle":"","parse-names":false,"suffix":""},{"dropping-particle":"","family":"Buck","given":"Amy C","non-dropping-particle":"","parse-names":false,"suffix":""},{"dropping-particle":"","family":"Wandtke","given":"Meghan E","non-dropping-particle":"","parse-names":false,"suffix":""},{"dropping-particle":"","family":"Liu","given":"Jiayong","non-dropping-particle":"","parse-names":false,"suffix":""},{"dropping-particle":"","family":"Ebraheim","given":"Nabil A","non-dropping-particle":"","parse-names":false,"suffix":""}],"container-title":"Orthopaedic surgery","id":"ITEM-1","issue":"1","issued":{"date-parts":[["2017"]]},"page":"13-19","publisher":"Wiley Online Library","title":"Prospective review of mesenchymal stem cells differentiation into osteoblasts","type":"article-journal","volume":"9"},"uris":["http://www.mendeley.com/documents/?uuid=c57a21e6-cbe6-44b2-8817-3ff423a0be65"]}],"mendeley":{"formattedCitation":"[59]","plainTextFormattedCitation":"[59]","previouslyFormattedCitation":"[59]"},"properties":{"noteIndex":0},"schema":"https://github.com/citation-style-language/schema/raw/master/csl-citation.json"}</w:instrText>
      </w:r>
      <w:r w:rsidR="00644AA6">
        <w:fldChar w:fldCharType="separate"/>
      </w:r>
      <w:r w:rsidR="008D577D" w:rsidRPr="008D577D">
        <w:rPr>
          <w:noProof/>
        </w:rPr>
        <w:t>[59]</w:t>
      </w:r>
      <w:r w:rsidR="00644AA6">
        <w:fldChar w:fldCharType="end"/>
      </w:r>
      <w:r w:rsidR="00644AA6">
        <w:t xml:space="preserve">. </w:t>
      </w:r>
      <w:r w:rsidRPr="00AF6AB4">
        <w:t>High</w:t>
      </w:r>
      <w:r>
        <w:t xml:space="preserve"> cell density results in a phenomenon termed contact inhibition that halts cell growth and initiates the differentiation process </w:t>
      </w:r>
      <w:r>
        <w:fldChar w:fldCharType="begin" w:fldLock="1"/>
      </w:r>
      <w:r w:rsidR="008D577D">
        <w:instrText>ADDIN CSL_CITATION {"citationItems":[{"id":"ITEM-1","itemData":{"author":[{"dropping-particle":"","family":"Pavel","given":"Mariana","non-dropping-particle":"","parse-names":false,"suffix":""},{"dropping-particle":"","family":"Renna","given":"Maurizio","non-dropping-particle":"","parse-names":false,"suffix":""},{"dropping-particle":"","family":"Park","given":"So Jung","non-dropping-particle":"","parse-names":false,"suffix":""},{"dropping-particle":"","family":"Menzies","given":"Fiona M","non-dropping-particle":"","parse-names":false,"suffix":""},{"dropping-particle":"","family":"Ricketts","given":"Thomas","non-dropping-particle":"","parse-names":false,"suffix":""},{"dropping-particle":"","family":"Füllgrabe","given":"Jens","non-dropping-particle":"","parse-names":false,"suffix":""},{"dropping-particle":"","family":"Ashkenazi","given":"Avraham","non-dropping-particle":"","parse-names":false,"suffix":""},{"dropping-particle":"","family":"Frake","given":"Rebecca A","non-dropping-particle":"","parse-names":false,"suffix":""},{"dropping-particle":"","family":"Lombarte","given":"Alejandro Carnicer","non-dropping-particle":"","parse-names":false,"suffix":""},{"dropping-particle":"","family":"Bento","given":"Carla F","non-dropping-particle":"","parse-names":false,"suffix":""},{"dropping-particle":"","family":"others","given":"","non-dropping-particle":"","parse-names":false,"suffix":""}],"container-title":"Nature communications","id":"ITEM-1","issue":"1","issued":{"date-parts":[["2018"]]},"page":"1-18","publisher":"Nature Publishing Group","title":"Contact inhibition controls cell survival and proliferation via YAP/TAZ-autophagy axis","type":"article-journal","volume":"9"},"uris":["http://www.mendeley.com/documents/?uuid=50f5ebab-add0-4ef1-aa42-d9d7c62ae019"]},{"id":"ITEM-2","itemData":{"author":[{"dropping-particle":"","family":"Stoker","given":"M G P","non-dropping-particle":"","parse-names":false,"suffix":""},{"dropping-particle":"","family":"Rubin","given":"H","non-dropping-particle":"","parse-names":false,"suffix":""}],"container-title":"Nature","id":"ITEM-2","issue":"5097","issued":{"date-parts":[["1967"]]},"page":"171-172","publisher":"Springer","title":"Density dependent inhibition of cell growth in culture","type":"article-journal","volume":"215"},"uris":["http://www.mendeley.com/documents/?uuid=0d536625-e9d9-4166-8e3d-d1fc1dd83746"]}],"mendeley":{"formattedCitation":"[60], [61]","plainTextFormattedCitation":"[60], [61]","previouslyFormattedCitation":"[60], [61]"},"properties":{"noteIndex":0},"schema":"https://github.com/citation-style-language/schema/raw/master/csl-citation.json"}</w:instrText>
      </w:r>
      <w:r>
        <w:fldChar w:fldCharType="separate"/>
      </w:r>
      <w:r w:rsidR="008D577D" w:rsidRPr="008D577D">
        <w:rPr>
          <w:noProof/>
        </w:rPr>
        <w:t>[60], [61]</w:t>
      </w:r>
      <w:r>
        <w:fldChar w:fldCharType="end"/>
      </w:r>
      <w:r>
        <w:t xml:space="preserve">. Contact inhibition also </w:t>
      </w:r>
      <w:r w:rsidR="000B3C78">
        <w:t>affects</w:t>
      </w:r>
      <w:r>
        <w:t xml:space="preserve"> cell migration as cells intend to move toward an area with less crowdedness to receive better nutrition and oxygen </w:t>
      </w:r>
      <w:r>
        <w:fldChar w:fldCharType="begin" w:fldLock="1"/>
      </w:r>
      <w:r w:rsidR="008D577D">
        <w:instrText>ADDIN CSL_CITATION {"citationItems":[{"id":"ITEM-1","itemData":{"DOI":"10.1038/nprot.2007.30","ISSN":"17542189","PMID":"17406593","abstract":"The in vitro scratch assay is an easy, low-cost and well-developed method to measure cell migration in vitro. The basic steps involve creating a \"scratch\" in a cell monolayer, capturing the images at the beginning and at regular intervals during cell migration to close the scratch, and comparing the images to quantify the migration rate of the cells. Compared to other methods, the in vitro scratch assay is particularly suitable for studies on the effects of cell-matrix and cell-cell interactions on cell migration, mimic cell migration during wound healing in vivo and are compatible with imaging of live cells during migration to monitor intracellular events if desired. Besides monitoring migration of homogenous cell populations, this method has also been adopted to measure migration of individual cells in the leading edge of the scratch. Not taking into account the time for transfection of cells, in vitro scratch assay per se usually takes from several hours to overnight.","author":[{"dropping-particle":"","family":"Liang","given":"Chun Chi","non-dropping-particle":"","parse-names":false,"suffix":""},{"dropping-particle":"","family":"Park","given":"Ann Y.","non-dropping-particle":"","parse-names":false,"suffix":""},{"dropping-particle":"","family":"Guan","given":"Jun Lin","non-dropping-particle":"","parse-names":false,"suffix":""}],"container-title":"Nature Protocols","id":"ITEM-1","issue":"2","issued":{"date-parts":[["2007"]]},"page":"329-333","title":"In vitro scratch assay: A convenient and inexpensive method for analysis of cell migration in vitro","type":"article-journal","volume":"2"},"uris":["http://www.mendeley.com/documents/?uuid=2701d203-3d75-49eb-b6cd-34089cf1252a"]}],"mendeley":{"formattedCitation":"[62]","plainTextFormattedCitation":"[62]","previouslyFormattedCitation":"[62]"},"properties":{"noteIndex":0},"schema":"https://github.com/citation-style-language/schema/raw/master/csl-citation.json"}</w:instrText>
      </w:r>
      <w:r>
        <w:fldChar w:fldCharType="separate"/>
      </w:r>
      <w:r w:rsidR="008D577D" w:rsidRPr="008D577D">
        <w:rPr>
          <w:noProof/>
        </w:rPr>
        <w:t>[62]</w:t>
      </w:r>
      <w:r>
        <w:fldChar w:fldCharType="end"/>
      </w:r>
      <w:r>
        <w:t xml:space="preserve">. </w:t>
      </w:r>
      <w:r w:rsidR="00F60EF5">
        <w:t>A high</w:t>
      </w:r>
      <w:r>
        <w:t xml:space="preserve"> </w:t>
      </w:r>
      <w:r w:rsidR="00644AA6">
        <w:t>degree of crowdedness</w:t>
      </w:r>
      <w:r>
        <w:t xml:space="preserve"> is also reported to be detrimental for cell nuclei health and can </w:t>
      </w:r>
      <w:r w:rsidR="002C6997">
        <w:t>increase</w:t>
      </w:r>
      <w:r>
        <w:t xml:space="preserve"> cell mortality  </w:t>
      </w:r>
      <w:r>
        <w:fldChar w:fldCharType="begin" w:fldLock="1"/>
      </w:r>
      <w:r w:rsidR="008D577D">
        <w:instrText>ADDIN CSL_CITATION {"citationItems":[{"id":"ITEM-1","itemData":{"DOI":"10.1007/s11626-999-0117-2","ISSN":"10712690","abstract":"The rates of spontaneous cell detachment, cell viability, and apoptosis in primary cultures of rat hepatocytes plated at high and low density were compared. Apoptosis was frequent in detached cells, and the rates of cell detachment and apoptosis were greater in high-density than in low-density cultures. Among attached cells, more cells had condensed or fragmented nuclei in high-density than in low-density cultures. Further, ladder-like DNA fragmentation was not seen in low-cell-density cultures but was clearly evident in high-density cultures. Bax was more highly expressed in cells cultured at high density, and on collagen vs. matrigel, whereas changes of Bcl-2 and Fas expression observed in culture appeared unrelated to the rate of apoptosis. The rate of hepatocyte apoptosis appeared to be identical in low-density cultures on collagen 1 and matrigel, but when cells were cultured at high density, matrigel suppressed apoptosis by more than 50% at 36 h. In hepatocytes cultured on collagen 1, dexamethasone (0.1 μM) suppressed apoptosis in both low- and high-density cultures; higher doses had no further effects. In high density cultures, aurintricarboxylic acid (10 μM) suppressed apoptosis and this improved cell attachment at 48 h. It is concluded that cell viability in primary cultures of rat hepatocytes grown on collagen I is dependent on optimal culture density and that the cell population is regulated, at least in part, by apoptosis. Corticosteroids suppress spontaneous apoptosis of cultured hepatocytes in a non-dose- dependent manner, whereas matrigel abolishes apoptosis induced by increasing cell density. Bax may be an important protein in the cell density and cell matrix-dependent regulation of apoptosis in cultured hepatocytes.","author":[{"dropping-particle":"","family":"Qiao","given":"Liang","non-dropping-particle":"","parse-names":false,"suffix":""},{"dropping-particle":"","family":"Farrell","given":"Geofrrey C.","non-dropping-particle":"","parse-names":false,"suffix":""}],"container-title":"In Vitro Cellular and Developmental Biology - Animal","id":"ITEM-1","issue":"7","issued":{"date-parts":[["1999"]]},"page":"417-424","title":"The effects of cell density, attachment substratum and dexamethasone on spontaneous apoptosis of rat hepatocytes in primary culture","type":"article-journal","volume":"35"},"uris":["http://www.mendeley.com/documents/?uuid=a735914d-3260-475b-99d1-2921cab78b4e"]}],"mendeley":{"formattedCitation":"[63]","plainTextFormattedCitation":"[63]","previouslyFormattedCitation":"[63]"},"properties":{"noteIndex":0},"schema":"https://github.com/citation-style-language/schema/raw/master/csl-citation.json"}</w:instrText>
      </w:r>
      <w:r>
        <w:fldChar w:fldCharType="separate"/>
      </w:r>
      <w:r w:rsidR="008D577D" w:rsidRPr="008D577D">
        <w:rPr>
          <w:noProof/>
        </w:rPr>
        <w:t>[63]</w:t>
      </w:r>
      <w:r>
        <w:fldChar w:fldCharType="end"/>
      </w:r>
      <w:r>
        <w:t xml:space="preserve">. </w:t>
      </w:r>
      <w:r w:rsidR="00644AA6">
        <w:t xml:space="preserve">Cells are also shown to </w:t>
      </w:r>
      <w:r w:rsidR="00F328C6">
        <w:t xml:space="preserve">be less proliferative and </w:t>
      </w:r>
      <w:r w:rsidR="00871E63">
        <w:t>show lower viability in low cell density</w:t>
      </w:r>
      <w:r w:rsidR="00F328C6">
        <w:t xml:space="preserve"> </w:t>
      </w:r>
      <w:r w:rsidR="00871E63">
        <w:fldChar w:fldCharType="begin" w:fldLock="1"/>
      </w:r>
      <w:r w:rsidR="003A0663">
        <w:instrText>ADDIN CSL_CITATION {"citationItems":[{"id":"ITEM-1","itemData":{"DOI":"10.1038/s41598-019-56875-0","author":[{"dropping-particle":"","family":"Yuan-kun","given":"W","non-dropping-particle":"","parse-names":false,"suffix":""},{"dropping-particle":"","family":"Yuan-kun","given":"T","non-dropping-particle":"","parse-names":false,"suffix":""},{"dropping-particle":"","family":"Jiashing","given":"Y","non-dropping-particle":"","parse-names":false,"suffix":""},{"dropping-particle":"","family":"Chen","given":"Nai-chen","non-dropping-particle":"","parse-names":false,"suffix":""}],"id":"ITEM-1","issued":{"date-parts":[["2020"]]},"page":"1-11","title":"The Influence of Cell Culture Density on the Cytotoxicity of Adipose-Derived Stem Cells Induced by L-Ascorbic Acid-2- Phosphate","type":"article-journal"},"uris":["http://www.mendeley.com/documents/?uuid=069bf61e-4146-47f6-b1f0-d337bf64bf76"]},{"id":"ITEM-2","itemData":{"DOI":"10.1089/scd.2014.0384","author":[{"dropping-particle":"","family":"Wu","given":"Jincheng","non-dropping-particle":"","parse-names":false,"suffix":""},{"dropping-particle":"","family":"Fan","given":"Yongjia","non-dropping-particle":"","parse-names":false,"suffix":""},{"dropping-particle":"","family":"Tzanakakis","given":"Emmanuel S","non-dropping-particle":"","parse-names":false,"suffix":""}],"id":"ITEM-2","issue":"7","issued":{"date-parts":[["2015"]]},"page":"892-903","title":"Proliferation , Prolonged G 1 Phase , and Enhanced","type":"article-journal","volume":"24"},"uris":["http://www.mendeley.com/documents/?uuid=765f926b-d14b-4d5e-85ef-14315b8015d0"]}],"mendeley":{"formattedCitation":"[64], [65]","plainTextFormattedCitation":"[64], [65]","previouslyFormattedCitation":"[64], [65]"},"properties":{"noteIndex":0},"schema":"https://github.com/citation-style-language/schema/raw/master/csl-citation.json"}</w:instrText>
      </w:r>
      <w:r w:rsidR="00871E63">
        <w:fldChar w:fldCharType="separate"/>
      </w:r>
      <w:r w:rsidR="00871E63" w:rsidRPr="00871E63">
        <w:rPr>
          <w:noProof/>
        </w:rPr>
        <w:t>[64], [65]</w:t>
      </w:r>
      <w:r w:rsidR="00871E63">
        <w:fldChar w:fldCharType="end"/>
      </w:r>
      <w:r>
        <w:t xml:space="preserve">. </w:t>
      </w:r>
      <w:r w:rsidR="00AF6AB4">
        <w:t xml:space="preserve">Since there is no quantitative information available to </w:t>
      </w:r>
      <w:r w:rsidR="00644AA6">
        <w:t>mark the boundaries of the membership functions, we assume a minimum of two neighbor</w:t>
      </w:r>
      <w:r w:rsidR="002C6997">
        <w:t xml:space="preserve">s for cells </w:t>
      </w:r>
      <w:r w:rsidR="00644AA6">
        <w:t xml:space="preserve">to survive solitude, similar to </w:t>
      </w:r>
      <w:r w:rsidR="00644AA6">
        <w:fldChar w:fldCharType="begin" w:fldLock="1"/>
      </w:r>
      <w:r w:rsidR="003A0663">
        <w:instrText>ADDIN CSL_CITATION {"citationItems":[{"id":"ITEM-1","itemData":{"DOI":"10.1038/s41540-019-0084-5","ISSN":"20567189","abstract":"Owing to their self-organizing evolutionary plasticity, cancers remain evasive to modern treatment strategies. Previously, for sensitizing tumor necrosis factor-related apoptosis-inducing ligand (TRAIL)-resistant human fibrosarcoma (HT1080), we developed and validated a dynamic computational model that showed the inhibition of protein kinase (PK)C, using bisindolylmaleimide (BIS) I, enhances apoptosis with 95% cell death. Although promising, the long-term effect of remaining ~ 5% cells is a mystery. Will they remain unchanged or are they able to proliferate? To address this question, here we adopted a discrete spatiotemporal cellular automata model utilizing simple rules modified from the famous “Conway’s game of life”. Based on three experimental initializations: cell numbers obtained from untreated (high), treatment with TRAIL only (moderate), and treatment with TRAIL and BIS I (low), the simulations show cell proliferation in time and space. Notably, when all cells are fixed in their initial space, the proliferation is rapid for high and moderate cell numbers, however, slow and steady for low number of cells. However, when mesenchymal-like random movement was introduced, the proliferation becomes significant even for low cell numbers. Experimental verification showed high proportion of mesenchymal cells in TRAIL and BIS I treatment compared with untreated or TRAIL only treatment. In agreement with the model with cell movement, we observed rapid proliferation of the remnant cells in TRAIL and BIS I treatment over time. Hence, our work highlights the importance of mesenchymal-like cellular movement for cancer proliferation. Nevertheless, re-treatment of TRAIL and BIS I on proliferating cancers is still largely effective.","author":[{"dropping-particle":"","family":"Deveaux","given":"William","non-dropping-particle":"","parse-names":false,"suffix":""},{"dropping-particle":"","family":"Hayashi","given":"Kentaro","non-dropping-particle":"","parse-names":false,"suffix":""},{"dropping-particle":"","family":"Selvarajoo","given":"Kumar","non-dropping-particle":"","parse-names":false,"suffix":""}],"container-title":"npj Systems Biology and Applications","id":"ITEM-1","issue":"1","issued":{"date-parts":[["2019","12","1"]]},"publisher":"Nature Publishing Group","title":"Defining rules for cancer cell proliferation in TRAIL stimulation","type":"article-journal","volume":"5"},"uris":["http://www.mendeley.com/documents/?uuid=301820f1-33bf-3ee2-95de-d540496ef48e"]}],"mendeley":{"formattedCitation":"[66]","plainTextFormattedCitation":"[66]","previouslyFormattedCitation":"[66]"},"properties":{"noteIndex":0},"schema":"https://github.com/citation-style-language/schema/raw/master/csl-citation.json"}</w:instrText>
      </w:r>
      <w:r w:rsidR="00644AA6">
        <w:fldChar w:fldCharType="separate"/>
      </w:r>
      <w:r w:rsidR="00871E63" w:rsidRPr="00871E63">
        <w:rPr>
          <w:noProof/>
        </w:rPr>
        <w:t>[66]</w:t>
      </w:r>
      <w:r w:rsidR="00644AA6">
        <w:fldChar w:fldCharType="end"/>
      </w:r>
      <w:r w:rsidR="00644AA6">
        <w:t xml:space="preserve">. </w:t>
      </w:r>
      <w:r w:rsidR="00432A87">
        <w:t>Accordingly, t</w:t>
      </w:r>
      <w:r w:rsidR="00864C4F">
        <w:t xml:space="preserve">he cell density of 0.07 </w:t>
      </w:r>
      <w:r w:rsidR="00432A87">
        <w:t>is assumed to</w:t>
      </w:r>
      <w:r w:rsidR="00644AA6">
        <w:t xml:space="preserve"> mark the beginning of</w:t>
      </w:r>
      <w:r w:rsidR="00864C4F">
        <w:t xml:space="preserve"> the</w:t>
      </w:r>
      <w:r w:rsidR="00644AA6">
        <w:t xml:space="preserve"> </w:t>
      </w:r>
      <w:r w:rsidR="00644AA6" w:rsidRPr="00644AA6">
        <w:rPr>
          <w:i/>
          <w:iCs/>
        </w:rPr>
        <w:t>medium</w:t>
      </w:r>
      <w:r w:rsidR="00644AA6">
        <w:t xml:space="preserve"> membership</w:t>
      </w:r>
      <w:r w:rsidR="00864C4F">
        <w:t>. A</w:t>
      </w:r>
      <w:r w:rsidR="002C6997">
        <w:t xml:space="preserve"> free parameter of </w:t>
      </w:r>
      <m:oMath>
        <m:sSub>
          <m:sSubPr>
            <m:ctrlPr>
              <w:rPr>
                <w:rFonts w:ascii="Cambria Math" w:hAnsi="Cambria Math"/>
                <w:i/>
              </w:rPr>
            </m:ctrlPr>
          </m:sSubPr>
          <m:e>
            <m:r>
              <w:rPr>
                <w:rFonts w:ascii="Cambria Math" w:hAnsi="Cambria Math"/>
              </w:rPr>
              <m:t>c</m:t>
            </m:r>
          </m:e>
          <m:sub>
            <m:r>
              <w:rPr>
                <w:rFonts w:ascii="Cambria Math" w:hAnsi="Cambria Math"/>
              </w:rPr>
              <m:t>cht</m:t>
            </m:r>
          </m:sub>
        </m:sSub>
      </m:oMath>
      <w:r w:rsidR="002C6997">
        <w:t xml:space="preserve"> </w:t>
      </w:r>
      <w:r w:rsidR="00864C4F">
        <w:t xml:space="preserve">marks the start of </w:t>
      </w:r>
      <w:r w:rsidR="00864C4F" w:rsidRPr="00864C4F">
        <w:rPr>
          <w:i/>
          <w:iCs/>
        </w:rPr>
        <w:t>high</w:t>
      </w:r>
      <w:r w:rsidR="00864C4F">
        <w:t xml:space="preserve"> membership </w:t>
      </w:r>
      <w:r w:rsidR="002C6997">
        <w:t xml:space="preserve">that is assigned within the range of 0.7-1. </w:t>
      </w:r>
      <w:r w:rsidR="00432A87">
        <w:t>For the case of</w:t>
      </w:r>
      <w:r w:rsidR="006F31BC">
        <w:t xml:space="preserve"> </w:t>
      </w:r>
      <w:proofErr w:type="spellStart"/>
      <w:r w:rsidR="006F31BC">
        <w:t>c</w:t>
      </w:r>
      <w:r w:rsidR="006F31BC">
        <w:rPr>
          <w:vertAlign w:val="subscript"/>
        </w:rPr>
        <w:t>cht</w:t>
      </w:r>
      <w:proofErr w:type="spellEnd"/>
      <w:r w:rsidR="00432A87">
        <w:t xml:space="preserve"> </w:t>
      </w:r>
      <w:r w:rsidR="006F31BC">
        <w:t>&lt; 1</w:t>
      </w:r>
      <w:r w:rsidR="00432A87">
        <w:t>, t</w:t>
      </w:r>
      <w:r w:rsidR="002C6997">
        <w:t xml:space="preserve">he </w:t>
      </w:r>
      <w:r w:rsidR="002C6997" w:rsidRPr="00432A87">
        <w:rPr>
          <w:i/>
          <w:iCs/>
        </w:rPr>
        <w:t>high</w:t>
      </w:r>
      <w:r w:rsidR="002C6997">
        <w:t xml:space="preserve"> membership reaches </w:t>
      </w:r>
      <w:r w:rsidR="00432A87">
        <w:t>1</w:t>
      </w:r>
      <w:r w:rsidR="002C6997">
        <w:t xml:space="preserve"> by</w:t>
      </w:r>
      <w:r w:rsidR="00E6440C">
        <w:t xml:space="preserve"> the </w:t>
      </w:r>
      <w:r w:rsidR="00F60EF5">
        <w:t>presence</w:t>
      </w:r>
      <w:r w:rsidR="00E6440C">
        <w:t xml:space="preserve"> of</w:t>
      </w:r>
      <w:r w:rsidR="002C6997">
        <w:t xml:space="preserve"> one more </w:t>
      </w:r>
      <w:r w:rsidR="00432A87">
        <w:t>neighbor</w:t>
      </w:r>
      <w:r w:rsidR="002C6997">
        <w:t xml:space="preserve"> </w:t>
      </w:r>
      <w:r w:rsidR="00432A87">
        <w:t xml:space="preserve">cell which is </w:t>
      </w:r>
      <w:r w:rsidR="002C6997">
        <w:t>denoted as</w:t>
      </w:r>
      <w:r w:rsidR="00644AA6">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cht</m:t>
            </m:r>
          </m:sub>
          <m:sup>
            <m:r>
              <w:rPr>
                <w:rFonts w:ascii="Cambria Math" w:hAnsi="Cambria Math"/>
              </w:rPr>
              <m:t>+1</m:t>
            </m:r>
          </m:sup>
        </m:sSubSup>
      </m:oMath>
      <w:r w:rsidR="002C6997">
        <w:t>.</w:t>
      </w:r>
      <w:r w:rsidR="006F31BC" w:rsidRPr="006F31BC">
        <w:t xml:space="preserve"> </w:t>
      </w:r>
    </w:p>
    <w:p w14:paraId="588360FB" w14:textId="73D716CF" w:rsidR="00C514B1" w:rsidRDefault="00C514B1" w:rsidP="00D85002">
      <w:r w:rsidRPr="00371D8F">
        <w:rPr>
          <w:b/>
          <w:bCs/>
        </w:rPr>
        <w:t>Maturity</w:t>
      </w:r>
      <w:r w:rsidR="00E6440C">
        <w:t xml:space="preserve"> is defined to represent the degree of maturation of MSC</w:t>
      </w:r>
      <w:r w:rsidR="00EF74EA">
        <w:t>s</w:t>
      </w:r>
      <w:r w:rsidR="00E6440C">
        <w:t xml:space="preserve"> along the line of osteoblast lineage (see</w:t>
      </w:r>
      <w:r w:rsidR="00D57139">
        <w:t xml:space="preserve"> Figure S1</w:t>
      </w:r>
      <w:r w:rsidR="00E6440C">
        <w:t>-C</w:t>
      </w:r>
      <w:r w:rsidR="00D57139">
        <w:t xml:space="preserve"> in the supplements</w:t>
      </w:r>
      <w:r w:rsidR="00E6440C">
        <w:t>)</w:t>
      </w:r>
      <w:r w:rsidR="00932C0E">
        <w:t>.</w:t>
      </w:r>
      <w:r w:rsidR="00D85002">
        <w:t xml:space="preserve"> </w:t>
      </w:r>
      <w:r w:rsidR="00F202B6">
        <w:t>The free parameter of</w:t>
      </w:r>
      <w:r w:rsidR="00E6440C">
        <w:t xml:space="preserve"> </w:t>
      </w:r>
      <m:oMath>
        <m:sSub>
          <m:sSubPr>
            <m:ctrlPr>
              <w:rPr>
                <w:rFonts w:ascii="Cambria Math" w:hAnsi="Cambria Math"/>
              </w:rPr>
            </m:ctrlPr>
          </m:sSubPr>
          <m:e>
            <m:r>
              <m:rPr>
                <m:sty m:val="p"/>
              </m:rPr>
              <w:rPr>
                <w:rFonts w:ascii="Cambria Math" w:hAnsi="Cambria Math"/>
              </w:rPr>
              <m:t>M</m:t>
            </m:r>
          </m:e>
          <m:sub>
            <m:r>
              <w:rPr>
                <w:rFonts w:ascii="Cambria Math" w:hAnsi="Cambria Math"/>
              </w:rPr>
              <m:t>t</m:t>
            </m:r>
          </m:sub>
        </m:sSub>
      </m:oMath>
      <w:r w:rsidR="00F202B6">
        <w:t xml:space="preserve">, estimated within </w:t>
      </w:r>
      <w:r w:rsidR="00F202B6" w:rsidRPr="0090688E">
        <w:t>0.</w:t>
      </w:r>
      <w:r w:rsidR="00F202B6">
        <w:t>5</w:t>
      </w:r>
      <w:r w:rsidR="00F202B6" w:rsidRPr="0090688E">
        <w:t>-1</w:t>
      </w:r>
      <w:r w:rsidR="00F202B6">
        <w:t>, is defined to mark the early differentiation phase.</w:t>
      </w:r>
      <w:r>
        <w:t xml:space="preserve"> Maturity increases by cell commitment to the differentiation process at each time step of the simulation. During this process, cells lose their characteristics as MSCs and obtain </w:t>
      </w:r>
      <w:r w:rsidR="005A0E1C">
        <w:t>osteoblastic</w:t>
      </w:r>
      <w:r>
        <w:t xml:space="preserve"> </w:t>
      </w:r>
      <w:r w:rsidR="00864C4F">
        <w:t>characteristics</w:t>
      </w:r>
      <w:r>
        <w:t xml:space="preserve">. More specifically, </w:t>
      </w:r>
      <w:r w:rsidR="0019246C">
        <w:t xml:space="preserve">in the current model, </w:t>
      </w:r>
      <w:r>
        <w:t>the proliferative capacity of cells declines</w:t>
      </w:r>
      <w:r w:rsidR="00871E63">
        <w:t>, and differentiation-related markers experience an increase</w:t>
      </w:r>
      <w:r w:rsidR="00864C4F">
        <w:t xml:space="preserve">. </w:t>
      </w:r>
      <w:r w:rsidR="0019246C">
        <w:t>T</w:t>
      </w:r>
      <w:r w:rsidR="00864C4F">
        <w:t xml:space="preserve">wo </w:t>
      </w:r>
      <w:r>
        <w:t xml:space="preserve">linguistic levels of </w:t>
      </w:r>
      <w:r w:rsidRPr="00733852">
        <w:rPr>
          <w:i/>
          <w:iCs/>
        </w:rPr>
        <w:t>low</w:t>
      </w:r>
      <w:r>
        <w:t xml:space="preserve"> and </w:t>
      </w:r>
      <w:r w:rsidRPr="00733852">
        <w:rPr>
          <w:i/>
          <w:iCs/>
        </w:rPr>
        <w:t>high</w:t>
      </w:r>
      <w:r>
        <w:t xml:space="preserve"> </w:t>
      </w:r>
      <w:r w:rsidR="00F60EF5">
        <w:t>are</w:t>
      </w:r>
      <w:r w:rsidR="0019246C">
        <w:t xml:space="preserve"> defined for maturity </w:t>
      </w:r>
      <w:r>
        <w:t xml:space="preserve">as shown in </w:t>
      </w:r>
      <w:r>
        <w:fldChar w:fldCharType="begin"/>
      </w:r>
      <w:r>
        <w:instrText xml:space="preserve"> REF _Ref47530416 \h </w:instrText>
      </w:r>
      <w:r>
        <w:fldChar w:fldCharType="separate"/>
      </w:r>
      <w:r>
        <w:t xml:space="preserve">Figure </w:t>
      </w:r>
      <w:r>
        <w:rPr>
          <w:noProof/>
        </w:rPr>
        <w:t>2</w:t>
      </w:r>
      <w:r>
        <w:fldChar w:fldCharType="end"/>
      </w:r>
      <w:r w:rsidR="006D5303">
        <w:t>-B</w:t>
      </w:r>
      <w:r>
        <w:t>.</w:t>
      </w:r>
      <w:r w:rsidRPr="00E95357">
        <w:t xml:space="preserve"> </w:t>
      </w:r>
    </w:p>
    <w:p w14:paraId="322851A2" w14:textId="3229DB26" w:rsidR="00C514B1" w:rsidRPr="0019246C" w:rsidRDefault="00C514B1" w:rsidP="0019246C">
      <w:pPr>
        <w:rPr>
          <w:b/>
          <w:bCs/>
        </w:rPr>
      </w:pPr>
      <w:r>
        <w:rPr>
          <w:b/>
          <w:bCs/>
        </w:rPr>
        <w:t xml:space="preserve">Damage </w:t>
      </w:r>
      <w:r w:rsidR="0019246C" w:rsidRPr="0019246C">
        <w:t>simulates</w:t>
      </w:r>
      <w:r w:rsidR="0019246C">
        <w:t xml:space="preserve"> the permanent effect of high alkalinity. W</w:t>
      </w:r>
      <w:r w:rsidRPr="00733852">
        <w:t>hile</w:t>
      </w:r>
      <w:r>
        <w:rPr>
          <w:shd w:val="clear" w:color="auto" w:fill="FFFFFF"/>
        </w:rPr>
        <w:t xml:space="preserve"> cells generally show an ability to recover from an alkaline environment, long exposure to a high pH can result in permanent damage and failure in recovery </w:t>
      </w:r>
      <w:r>
        <w:rPr>
          <w:shd w:val="clear" w:color="auto" w:fill="FFFFFF"/>
        </w:rPr>
        <w:fldChar w:fldCharType="begin" w:fldLock="1"/>
      </w:r>
      <w:r w:rsidR="00790F4D">
        <w:rPr>
          <w:shd w:val="clear" w:color="auto" w:fill="FFFFFF"/>
        </w:rPr>
        <w:instrText>ADDIN CSL_CITATION {"citationItems":[{"id":"ITEM-1","itemData":{"DOI":"10.1007/s00223-013-9745-3","ISSN":"1432-0827","abstract":"During endochondral bone formation, chondrocytes and osteoblasts synthesize and mineralize the extracellular matrix through a process that initiates within matrix vesicles (MVs) and ends with bone mineral propagation onto the collagenous scaffold. pH gradients have been identified in the growth plate of long bones, but how pH changes affect the initiation of skeletal mineralization is not known. Tissue-nonspecific alkaline phosphatase (TNAP) degrades extracellular inorganic pyrophosphate (PPi), a mineralization inhibitor produced by ectonucleotide pyrophosphatase/phosphodiesterase-1 (NPP1), while contributing Pi from ATP to initiate mineralization. TNAP and NPP1, alone or combined, were reconstituted in dipalmitoylphosphatidylcholine liposomes to mimic the microenvironment of MVs. The hydrolysis of ATP, ADP, AMP, and PPi was studied at pH 8 and 9 and compared to the data determined at pH 7.4. While catalytic efficiencies in general were higher at alkaline pH, PPi hydrolysis was maximal at pH 8 and indicated a preferential utilization of PPi over ATP at pH 8 versus 9. In addition, all proteoliposomes induced mineral formation when incubated in a synthetic cartilage lymph containing 1 mM ATP as substrate and amorphous calcium phosphate or calcium–phosphate–phosphatidylserine complexes as nucleators. Propagation of mineralization was significantly more efficient at pH 7.5 and 8 than at pH 9. Since a slight pH elevation from 7.4 to 8 promotes considerably more hydrolysis of ATP, ADP, and AMP primarily by TNAP, this small pH change facilitates mineralization, especially via upregulated PPi hydrolysis by both NPP1 and TNAP, further elevating the Pi/PPi ratio, thus enhancing bone mineralization.","author":[{"dropping-particle":"","family":"Simão","given":"Ana Maria S","non-dropping-particle":"","parse-names":false,"suffix":""},{"dropping-particle":"","family":"Bolean","given":"Maytê","non-dropping-particle":"","parse-names":false,"suffix":""},{"dropping-particle":"","family":"Hoylaerts","given":"Marc F","non-dropping-particle":"","parse-names":false,"suffix":""},{"dropping-particle":"","family":"Millán","given":"José Luis","non-dropping-particle":"","parse-names":false,"suffix":""},{"dropping-particle":"","family":"Ciancaglini","given":"Pietro","non-dropping-particle":"","parse-names":false,"suffix":""}],"container-title":"Calcified Tissue International","id":"ITEM-1","issue":"3","issued":{"date-parts":[["2013"]]},"page":"222-232","title":"Effects of pH on the Production of Phosphate and Pyrophosphate by Matrix Vesicles’ Biomimetics","type":"article-journal","volume":"93"},"uris":["http://www.mendeley.com/documents/?uuid=19f1a65a-2c41-478c-bd0f-79cd1fe6bada"]}],"mendeley":{"formattedCitation":"[14]","plainTextFormattedCitation":"[14]","previouslyFormattedCitation":"[14]"},"properties":{"noteIndex":0},"schema":"https://github.com/citation-style-language/schema/raw/master/csl-citation.json"}</w:instrText>
      </w:r>
      <w:r>
        <w:rPr>
          <w:shd w:val="clear" w:color="auto" w:fill="FFFFFF"/>
        </w:rPr>
        <w:fldChar w:fldCharType="separate"/>
      </w:r>
      <w:r w:rsidR="00790F4D" w:rsidRPr="00790F4D">
        <w:rPr>
          <w:noProof/>
          <w:shd w:val="clear" w:color="auto" w:fill="FFFFFF"/>
        </w:rPr>
        <w:t>[14]</w:t>
      </w:r>
      <w:r>
        <w:rPr>
          <w:shd w:val="clear" w:color="auto" w:fill="FFFFFF"/>
        </w:rPr>
        <w:fldChar w:fldCharType="end"/>
      </w:r>
      <w:r>
        <w:rPr>
          <w:shd w:val="clear" w:color="auto" w:fill="FFFFFF"/>
        </w:rPr>
        <w:t xml:space="preserve">. Empirical observations suggest that the </w:t>
      </w:r>
      <w:r w:rsidR="00864C4F">
        <w:rPr>
          <w:shd w:val="clear" w:color="auto" w:fill="FFFFFF"/>
        </w:rPr>
        <w:t>severity</w:t>
      </w:r>
      <w:r>
        <w:rPr>
          <w:shd w:val="clear" w:color="auto" w:fill="FFFFFF"/>
        </w:rPr>
        <w:t xml:space="preserve"> of </w:t>
      </w:r>
      <w:r w:rsidR="00864C4F">
        <w:rPr>
          <w:shd w:val="clear" w:color="auto" w:fill="FFFFFF"/>
        </w:rPr>
        <w:t xml:space="preserve">an </w:t>
      </w:r>
      <w:r>
        <w:rPr>
          <w:shd w:val="clear" w:color="auto" w:fill="FFFFFF"/>
        </w:rPr>
        <w:t>alkalin</w:t>
      </w:r>
      <w:r w:rsidR="00864C4F">
        <w:rPr>
          <w:shd w:val="clear" w:color="auto" w:fill="FFFFFF"/>
        </w:rPr>
        <w:t>e environment</w:t>
      </w:r>
      <w:r>
        <w:rPr>
          <w:shd w:val="clear" w:color="auto" w:fill="FFFFFF"/>
        </w:rPr>
        <w:t xml:space="preserve"> together with the exposure time </w:t>
      </w:r>
      <w:r w:rsidR="00864C4F">
        <w:rPr>
          <w:shd w:val="clear" w:color="auto" w:fill="FFFFFF"/>
        </w:rPr>
        <w:t xml:space="preserve">can </w:t>
      </w:r>
      <w:r>
        <w:rPr>
          <w:shd w:val="clear" w:color="auto" w:fill="FFFFFF"/>
        </w:rPr>
        <w:t>determine</w:t>
      </w:r>
      <w:r w:rsidR="00864C4F">
        <w:rPr>
          <w:shd w:val="clear" w:color="auto" w:fill="FFFFFF"/>
        </w:rPr>
        <w:t xml:space="preserve"> </w:t>
      </w:r>
      <w:r>
        <w:rPr>
          <w:shd w:val="clear" w:color="auto" w:fill="FFFFFF"/>
        </w:rPr>
        <w:t xml:space="preserve">the degree of cell damage </w:t>
      </w:r>
      <w:r>
        <w:rPr>
          <w:shd w:val="clear" w:color="auto" w:fill="FFFFFF"/>
        </w:rPr>
        <w:fldChar w:fldCharType="begin" w:fldLock="1"/>
      </w:r>
      <w:r w:rsidR="00790F4D">
        <w:rPr>
          <w:shd w:val="clear" w:color="auto" w:fill="FFFFFF"/>
        </w:rPr>
        <w:instrText>ADDIN CSL_CITATION {"citationItems":[{"id":"ITEM-1","itemData":{"DOI":"10.1007/s00223-013-9745-3","ISSN":"1432-0827","abstract":"During endochondral bone formation, chondrocytes and osteoblasts synthesize and mineralize the extracellular matrix through a process that initiates within matrix vesicles (MVs) and ends with bone mineral propagation onto the collagenous scaffold. pH gradients have been identified in the growth plate of long bones, but how pH changes affect the initiation of skeletal mineralization is not known. Tissue-nonspecific alkaline phosphatase (TNAP) degrades extracellular inorganic pyrophosphate (PPi), a mineralization inhibitor produced by ectonucleotide pyrophosphatase/phosphodiesterase-1 (NPP1), while contributing Pi from ATP to initiate mineralization. TNAP and NPP1, alone or combined, were reconstituted in dipalmitoylphosphatidylcholine liposomes to mimic the microenvironment of MVs. The hydrolysis of ATP, ADP, AMP, and PPi was studied at pH 8 and 9 and compared to the data determined at pH 7.4. While catalytic efficiencies in general were higher at alkaline pH, PPi hydrolysis was maximal at pH 8 and indicated a preferential utilization of PPi over ATP at pH 8 versus 9. In addition, all proteoliposomes induced mineral formation when incubated in a synthetic cartilage lymph containing 1 mM ATP as substrate and amorphous calcium phosphate or calcium–phosphate–phosphatidylserine complexes as nucleators. Propagation of mineralization was significantly more efficient at pH 7.5 and 8 than at pH 9. Since a slight pH elevation from 7.4 to 8 promotes considerably more hydrolysis of ATP, ADP, and AMP primarily by TNAP, this small pH change facilitates mineralization, especially via upregulated PPi hydrolysis by both NPP1 and TNAP, further elevating the Pi/PPi ratio, thus enhancing bone mineralization.","author":[{"dropping-particle":"","family":"Simão","given":"Ana Maria S","non-dropping-particle":"","parse-names":false,"suffix":""},{"dropping-particle":"","family":"Bolean","given":"Maytê","non-dropping-particle":"","parse-names":false,"suffix":""},{"dropping-particle":"","family":"Hoylaerts","given":"Marc F","non-dropping-particle":"","parse-names":false,"suffix":""},{"dropping-particle":"","family":"Millán","given":"José Luis","non-dropping-particle":"","parse-names":false,"suffix":""},{"dropping-particle":"","family":"Ciancaglini","given":"Pietro","non-dropping-particle":"","parse-names":false,"suffix":""}],"container-title":"Calcified Tissue International","id":"ITEM-1","issue":"3","issued":{"date-parts":[["2013"]]},"page":"222-232","title":"Effects of pH on the Production of Phosphate and Pyrophosphate by Matrix Vesicles’ Biomimetics","type":"article-journal","volume":"93"},"uris":["http://www.mendeley.com/documents/?uuid=19f1a65a-2c41-478c-bd0f-79cd1fe6bada"]}],"mendeley":{"formattedCitation":"[14]","plainTextFormattedCitation":"[14]","previouslyFormattedCitation":"[14]"},"properties":{"noteIndex":0},"schema":"https://github.com/citation-style-language/schema/raw/master/csl-citation.json"}</w:instrText>
      </w:r>
      <w:r>
        <w:rPr>
          <w:shd w:val="clear" w:color="auto" w:fill="FFFFFF"/>
        </w:rPr>
        <w:fldChar w:fldCharType="separate"/>
      </w:r>
      <w:r w:rsidR="00790F4D" w:rsidRPr="00790F4D">
        <w:rPr>
          <w:noProof/>
          <w:shd w:val="clear" w:color="auto" w:fill="FFFFFF"/>
        </w:rPr>
        <w:t>[14]</w:t>
      </w:r>
      <w:r>
        <w:rPr>
          <w:shd w:val="clear" w:color="auto" w:fill="FFFFFF"/>
        </w:rPr>
        <w:fldChar w:fldCharType="end"/>
      </w:r>
      <w:r>
        <w:rPr>
          <w:shd w:val="clear" w:color="auto" w:fill="FFFFFF"/>
        </w:rPr>
        <w:t xml:space="preserve">; at </w:t>
      </w:r>
      <w:r w:rsidR="008C20B7">
        <w:rPr>
          <w:shd w:val="clear" w:color="auto" w:fill="FFFFFF"/>
        </w:rPr>
        <w:t xml:space="preserve">a </w:t>
      </w:r>
      <w:r>
        <w:rPr>
          <w:shd w:val="clear" w:color="auto" w:fill="FFFFFF"/>
        </w:rPr>
        <w:t xml:space="preserve">pH above 8.5, </w:t>
      </w:r>
      <w:r w:rsidR="00635158">
        <w:rPr>
          <w:shd w:val="clear" w:color="auto" w:fill="FFFFFF"/>
        </w:rPr>
        <w:t xml:space="preserve">an </w:t>
      </w:r>
      <w:r>
        <w:rPr>
          <w:shd w:val="clear" w:color="auto" w:fill="FFFFFF"/>
        </w:rPr>
        <w:t xml:space="preserve">exposure </w:t>
      </w:r>
      <w:r w:rsidR="00635158">
        <w:rPr>
          <w:shd w:val="clear" w:color="auto" w:fill="FFFFFF"/>
        </w:rPr>
        <w:t xml:space="preserve">for more </w:t>
      </w:r>
      <w:r>
        <w:rPr>
          <w:shd w:val="clear" w:color="auto" w:fill="FFFFFF"/>
        </w:rPr>
        <w:t xml:space="preserve">than 10 to 15 minutes </w:t>
      </w:r>
      <w:r w:rsidR="00864C4F">
        <w:rPr>
          <w:shd w:val="clear" w:color="auto" w:fill="FFFFFF"/>
        </w:rPr>
        <w:t>suffices</w:t>
      </w:r>
      <w:r>
        <w:rPr>
          <w:shd w:val="clear" w:color="auto" w:fill="FFFFFF"/>
        </w:rPr>
        <w:t xml:space="preserve"> </w:t>
      </w:r>
      <w:r w:rsidR="00864C4F">
        <w:rPr>
          <w:shd w:val="clear" w:color="auto" w:fill="FFFFFF"/>
        </w:rPr>
        <w:t xml:space="preserve">to cause </w:t>
      </w:r>
      <w:r>
        <w:rPr>
          <w:shd w:val="clear" w:color="auto" w:fill="FFFFFF"/>
        </w:rPr>
        <w:t xml:space="preserve">cell detachment from the culture </w:t>
      </w:r>
      <w:r w:rsidR="0029758D">
        <w:rPr>
          <w:shd w:val="clear" w:color="auto" w:fill="FFFFFF"/>
        </w:rPr>
        <w:t>plate</w:t>
      </w:r>
      <w:r w:rsidR="00864C4F">
        <w:rPr>
          <w:shd w:val="clear" w:color="auto" w:fill="FFFFFF"/>
        </w:rPr>
        <w:t>,</w:t>
      </w:r>
      <w:r>
        <w:rPr>
          <w:shd w:val="clear" w:color="auto" w:fill="FFFFFF"/>
        </w:rPr>
        <w:t xml:space="preserve"> while it takes 45 minutes for a pH value of 8.2</w:t>
      </w:r>
      <w:r w:rsidR="00864C4F">
        <w:rPr>
          <w:shd w:val="clear" w:color="auto" w:fill="FFFFFF"/>
        </w:rPr>
        <w:t xml:space="preserve"> to produce a similar effect</w:t>
      </w:r>
      <w:r>
        <w:rPr>
          <w:shd w:val="clear" w:color="auto" w:fill="FFFFFF"/>
        </w:rPr>
        <w:t xml:space="preserve"> </w:t>
      </w:r>
      <w:r>
        <w:rPr>
          <w:shd w:val="clear" w:color="auto" w:fill="FFFFFF"/>
        </w:rPr>
        <w:fldChar w:fldCharType="begin" w:fldLock="1"/>
      </w:r>
      <w:r w:rsidR="00790F4D">
        <w:rPr>
          <w:shd w:val="clear" w:color="auto" w:fill="FFFFFF"/>
        </w:rPr>
        <w:instrText>ADDIN CSL_CITATION {"citationItems":[{"id":"ITEM-1","itemData":{"DOI":"10.1007/s00223-013-9745-3","ISSN":"1432-0827","abstract":"During endochondral bone formation, chondrocytes and osteoblasts synthesize and mineralize the extracellular matrix through a process that initiates within matrix vesicles (MVs) and ends with bone mineral propagation onto the collagenous scaffold. pH gradients have been identified in the growth plate of long bones, but how pH changes affect the initiation of skeletal mineralization is not known. Tissue-nonspecific alkaline phosphatase (TNAP) degrades extracellular inorganic pyrophosphate (PPi), a mineralization inhibitor produced by ectonucleotide pyrophosphatase/phosphodiesterase-1 (NPP1), while contributing Pi from ATP to initiate mineralization. TNAP and NPP1, alone or combined, were reconstituted in dipalmitoylphosphatidylcholine liposomes to mimic the microenvironment of MVs. The hydrolysis of ATP, ADP, AMP, and PPi was studied at pH 8 and 9 and compared to the data determined at pH 7.4. While catalytic efficiencies in general were higher at alkaline pH, PPi hydrolysis was maximal at pH 8 and indicated a preferential utilization of PPi over ATP at pH 8 versus 9. In addition, all proteoliposomes induced mineral formation when incubated in a synthetic cartilage lymph containing 1 mM ATP as substrate and amorphous calcium phosphate or calcium–phosphate–phosphatidylserine complexes as nucleators. Propagation of mineralization was significantly more efficient at pH 7.5 and 8 than at pH 9. Since a slight pH elevation from 7.4 to 8 promotes considerably more hydrolysis of ATP, ADP, and AMP primarily by TNAP, this small pH change facilitates mineralization, especially via upregulated PPi hydrolysis by both NPP1 and TNAP, further elevating the Pi/PPi ratio, thus enhancing bone mineralization.","author":[{"dropping-particle":"","family":"Simão","given":"Ana Maria S","non-dropping-particle":"","parse-names":false,"suffix":""},{"dropping-particle":"","family":"Bolean","given":"Maytê","non-dropping-particle":"","parse-names":false,"suffix":""},{"dropping-particle":"","family":"Hoylaerts","given":"Marc F","non-dropping-particle":"","parse-names":false,"suffix":""},{"dropping-particle":"","family":"Millán","given":"José Luis","non-dropping-particle":"","parse-names":false,"suffix":""},{"dropping-particle":"","family":"Ciancaglini","given":"Pietro","non-dropping-particle":"","parse-names":false,"suffix":""}],"container-title":"Calcified Tissue International","id":"ITEM-1","issue":"3","issued":{"date-parts":[["2013"]]},"page":"222-232","title":"Effects of pH on the Production of Phosphate and Pyrophosphate by Matrix Vesicles’ Biomimetics","type":"article-journal","volume":"93"},"uris":["http://www.mendeley.com/documents/?uuid=19f1a65a-2c41-478c-bd0f-79cd1fe6bada"]}],"mendeley":{"formattedCitation":"[14]","plainTextFormattedCitation":"[14]","previouslyFormattedCitation":"[14]"},"properties":{"noteIndex":0},"schema":"https://github.com/citation-style-language/schema/raw/master/csl-citation.json"}</w:instrText>
      </w:r>
      <w:r>
        <w:rPr>
          <w:shd w:val="clear" w:color="auto" w:fill="FFFFFF"/>
        </w:rPr>
        <w:fldChar w:fldCharType="separate"/>
      </w:r>
      <w:r w:rsidR="00790F4D" w:rsidRPr="00790F4D">
        <w:rPr>
          <w:noProof/>
          <w:shd w:val="clear" w:color="auto" w:fill="FFFFFF"/>
        </w:rPr>
        <w:t>[14]</w:t>
      </w:r>
      <w:r>
        <w:rPr>
          <w:shd w:val="clear" w:color="auto" w:fill="FFFFFF"/>
        </w:rPr>
        <w:fldChar w:fldCharType="end"/>
      </w:r>
      <w:r>
        <w:rPr>
          <w:shd w:val="clear" w:color="auto" w:fill="FFFFFF"/>
        </w:rPr>
        <w:t xml:space="preserve">. </w:t>
      </w:r>
      <w:r w:rsidR="00E3473B">
        <w:rPr>
          <w:shd w:val="clear" w:color="auto" w:fill="FFFFFF"/>
        </w:rPr>
        <w:t xml:space="preserve">Since the simulation step is 1 hour in this study, we assume that </w:t>
      </w:r>
      <w:r w:rsidR="00320787">
        <w:rPr>
          <w:shd w:val="clear" w:color="auto" w:fill="FFFFFF"/>
        </w:rPr>
        <w:t xml:space="preserve">the </w:t>
      </w:r>
      <w:r w:rsidR="00E3473B">
        <w:rPr>
          <w:shd w:val="clear" w:color="auto" w:fill="FFFFFF"/>
        </w:rPr>
        <w:t>exposure to</w:t>
      </w:r>
      <w:r w:rsidR="00320787">
        <w:rPr>
          <w:shd w:val="clear" w:color="auto" w:fill="FFFFFF"/>
        </w:rPr>
        <w:t xml:space="preserve"> a threshold pH (</w:t>
      </w:r>
      <m:oMath>
        <m:r>
          <w:rPr>
            <w:rFonts w:ascii="Cambria Math" w:hAnsi="Cambria Math"/>
          </w:rPr>
          <m:t>p</m:t>
        </m:r>
        <m:sSub>
          <m:sSubPr>
            <m:ctrlPr>
              <w:rPr>
                <w:rFonts w:ascii="Cambria Math" w:hAnsi="Cambria Math"/>
                <w:i/>
              </w:rPr>
            </m:ctrlPr>
          </m:sSubPr>
          <m:e>
            <m:r>
              <w:rPr>
                <w:rFonts w:ascii="Cambria Math" w:hAnsi="Cambria Math"/>
              </w:rPr>
              <m:t>H</m:t>
            </m:r>
          </m:e>
          <m:sub>
            <m:r>
              <w:rPr>
                <w:rFonts w:ascii="Cambria Math" w:hAnsi="Cambria Math"/>
              </w:rPr>
              <m:t>t</m:t>
            </m:r>
          </m:sub>
        </m:sSub>
      </m:oMath>
      <w:r w:rsidR="00320787">
        <w:t>)</w:t>
      </w:r>
      <w:r w:rsidR="00E3473B">
        <w:t xml:space="preserve"> for </w:t>
      </w:r>
      <w:r w:rsidR="00320787">
        <w:t>one simulation step</w:t>
      </w:r>
      <w:r w:rsidR="00E3473B">
        <w:t xml:space="preserve"> can cause permanent damage. </w:t>
      </w:r>
      <m:oMath>
        <m:r>
          <w:rPr>
            <w:rFonts w:ascii="Cambria Math" w:hAnsi="Cambria Math"/>
          </w:rPr>
          <m:t>p</m:t>
        </m:r>
        <m:sSub>
          <m:sSubPr>
            <m:ctrlPr>
              <w:rPr>
                <w:rFonts w:ascii="Cambria Math" w:hAnsi="Cambria Math"/>
                <w:i/>
              </w:rPr>
            </m:ctrlPr>
          </m:sSubPr>
          <m:e>
            <m:r>
              <w:rPr>
                <w:rFonts w:ascii="Cambria Math" w:hAnsi="Cambria Math"/>
              </w:rPr>
              <m:t>H</m:t>
            </m:r>
          </m:e>
          <m:sub>
            <m:r>
              <w:rPr>
                <w:rFonts w:ascii="Cambria Math" w:hAnsi="Cambria Math"/>
              </w:rPr>
              <m:t>t</m:t>
            </m:r>
          </m:sub>
        </m:sSub>
      </m:oMath>
      <w:r w:rsidR="00E3473B">
        <w:t xml:space="preserve"> is defined as a free parameter within 8.5 to 9.5</w:t>
      </w:r>
      <w:r w:rsidR="00320787">
        <w:t xml:space="preserve"> </w:t>
      </w:r>
      <w:r w:rsidR="00320787">
        <w:rPr>
          <w:shd w:val="clear" w:color="auto" w:fill="FFFFFF"/>
        </w:rPr>
        <w:fldChar w:fldCharType="begin" w:fldLock="1"/>
      </w:r>
      <w:r w:rsidR="00790F4D">
        <w:rPr>
          <w:shd w:val="clear" w:color="auto" w:fill="FFFFFF"/>
        </w:rPr>
        <w:instrText>ADDIN CSL_CITATION {"citationItems":[{"id":"ITEM-1","itemData":{"DOI":"10.1007/s00223-013-9745-3","ISSN":"1432-0827","abstract":"During endochondral bone formation, chondrocytes and osteoblasts synthesize and mineralize the extracellular matrix through a process that initiates within matrix vesicles (MVs) and ends with bone mineral propagation onto the collagenous scaffold. pH gradients have been identified in the growth plate of long bones, but how pH changes affect the initiation of skeletal mineralization is not known. Tissue-nonspecific alkaline phosphatase (TNAP) degrades extracellular inorganic pyrophosphate (PPi), a mineralization inhibitor produced by ectonucleotide pyrophosphatase/phosphodiesterase-1 (NPP1), while contributing Pi from ATP to initiate mineralization. TNAP and NPP1, alone or combined, were reconstituted in dipalmitoylphosphatidylcholine liposomes to mimic the microenvironment of MVs. The hydrolysis of ATP, ADP, AMP, and PPi was studied at pH 8 and 9 and compared to the data determined at pH 7.4. While catalytic efficiencies in general were higher at alkaline pH, PPi hydrolysis was maximal at pH 8 and indicated a preferential utilization of PPi over ATP at pH 8 versus 9. In addition, all proteoliposomes induced mineral formation when incubated in a synthetic cartilage lymph containing 1 mM ATP as substrate and amorphous calcium phosphate or calcium–phosphate–phosphatidylserine complexes as nucleators. Propagation of mineralization was significantly more efficient at pH 7.5 and 8 than at pH 9. Since a slight pH elevation from 7.4 to 8 promotes considerably more hydrolysis of ATP, ADP, and AMP primarily by TNAP, this small pH change facilitates mineralization, especially via upregulated PPi hydrolysis by both NPP1 and TNAP, further elevating the Pi/PPi ratio, thus enhancing bone mineralization.","author":[{"dropping-particle":"","family":"Simão","given":"Ana Maria S","non-dropping-particle":"","parse-names":false,"suffix":""},{"dropping-particle":"","family":"Bolean","given":"Maytê","non-dropping-particle":"","parse-names":false,"suffix":""},{"dropping-particle":"","family":"Hoylaerts","given":"Marc F","non-dropping-particle":"","parse-names":false,"suffix":""},{"dropping-particle":"","family":"Millán","given":"José Luis","non-dropping-particle":"","parse-names":false,"suffix":""},{"dropping-particle":"","family":"Ciancaglini","given":"Pietro","non-dropping-particle":"","parse-names":false,"suffix":""}],"container-title":"Calcified Tissue International","id":"ITEM-1","issue":"3","issued":{"date-parts":[["2013"]]},"page":"222-232","title":"Effects of pH on the Production of Phosphate and Pyrophosphate by Matrix Vesicles’ Biomimetics","type":"article-journal","volume":"93"},"uris":["http://www.mendeley.com/documents/?uuid=19f1a65a-2c41-478c-bd0f-79cd1fe6bada"]}],"mendeley":{"formattedCitation":"[14]","plainTextFormattedCitation":"[14]","previouslyFormattedCitation":"[14]"},"properties":{"noteIndex":0},"schema":"https://github.com/citation-style-language/schema/raw/master/csl-citation.json"}</w:instrText>
      </w:r>
      <w:r w:rsidR="00320787">
        <w:rPr>
          <w:shd w:val="clear" w:color="auto" w:fill="FFFFFF"/>
        </w:rPr>
        <w:fldChar w:fldCharType="separate"/>
      </w:r>
      <w:r w:rsidR="00790F4D" w:rsidRPr="00790F4D">
        <w:rPr>
          <w:noProof/>
          <w:shd w:val="clear" w:color="auto" w:fill="FFFFFF"/>
        </w:rPr>
        <w:t>[14]</w:t>
      </w:r>
      <w:r w:rsidR="00320787">
        <w:rPr>
          <w:shd w:val="clear" w:color="auto" w:fill="FFFFFF"/>
        </w:rPr>
        <w:fldChar w:fldCharType="end"/>
      </w:r>
      <w:r w:rsidR="00E3473B">
        <w:t xml:space="preserve">. </w:t>
      </w:r>
      <w:r>
        <w:t xml:space="preserve">During fuzzification, the </w:t>
      </w:r>
      <w:r w:rsidRPr="00443888">
        <w:rPr>
          <w:i/>
          <w:iCs/>
        </w:rPr>
        <w:t>damage</w:t>
      </w:r>
      <w:r>
        <w:t xml:space="preserve"> is </w:t>
      </w:r>
      <w:r w:rsidR="00E3473B">
        <w:t>defined</w:t>
      </w:r>
      <w:r>
        <w:t xml:space="preserve"> as a crisp quantity holding a value of either 0 or 1.</w:t>
      </w:r>
    </w:p>
    <w:p w14:paraId="0B86F3DB" w14:textId="41DC8086" w:rsidR="00A00003" w:rsidRDefault="00B11A4C" w:rsidP="009E542C">
      <w:pPr>
        <w:pStyle w:val="Heading3"/>
      </w:pPr>
      <w:r>
        <w:t xml:space="preserve">Fuzzy </w:t>
      </w:r>
      <w:r w:rsidR="006D5303">
        <w:t xml:space="preserve">inference </w:t>
      </w:r>
      <w:r>
        <w:t>and defuzzification</w:t>
      </w:r>
    </w:p>
    <w:p w14:paraId="3A559B3D" w14:textId="6EBD9F14" w:rsidR="00642268" w:rsidRPr="00CB3B0A" w:rsidRDefault="00642268" w:rsidP="00CB3B0A">
      <w:pPr>
        <w:rPr>
          <w:lang w:val="en-US"/>
        </w:rPr>
      </w:pPr>
      <w:r>
        <w:t xml:space="preserve">Once the </w:t>
      </w:r>
      <w:r w:rsidR="00DD553F">
        <w:t>cellular input</w:t>
      </w:r>
      <w:r>
        <w:t xml:space="preserve">s are </w:t>
      </w:r>
      <w:r w:rsidR="00CB3B0A">
        <w:t>converted into linguistic variables</w:t>
      </w:r>
      <w:r>
        <w:t xml:space="preserve">, the set of rules given in </w:t>
      </w:r>
      <w:r w:rsidR="0005541A">
        <w:fldChar w:fldCharType="begin"/>
      </w:r>
      <w:r w:rsidR="0005541A">
        <w:instrText xml:space="preserve"> REF _Ref62724609 \h </w:instrText>
      </w:r>
      <w:r w:rsidR="0005541A">
        <w:fldChar w:fldCharType="separate"/>
      </w:r>
      <w:r w:rsidR="004069AB">
        <w:t xml:space="preserve">Table </w:t>
      </w:r>
      <w:r w:rsidR="004069AB">
        <w:rPr>
          <w:noProof/>
        </w:rPr>
        <w:t>1</w:t>
      </w:r>
      <w:r w:rsidR="0005541A">
        <w:fldChar w:fldCharType="end"/>
      </w:r>
      <w:r>
        <w:t xml:space="preserve"> is used to </w:t>
      </w:r>
      <w:r w:rsidR="00D1283C">
        <w:t>determine</w:t>
      </w:r>
      <w:r>
        <w:t xml:space="preserve"> the intensity of </w:t>
      </w:r>
      <w:r w:rsidR="00D1283C">
        <w:t xml:space="preserve">actions that </w:t>
      </w:r>
      <w:r w:rsidR="00F60EF5">
        <w:t>cells</w:t>
      </w:r>
      <w:r w:rsidR="00D1283C">
        <w:t xml:space="preserve"> produce</w:t>
      </w:r>
      <w:r>
        <w:t xml:space="preserve">. </w:t>
      </w:r>
      <w:r w:rsidR="00806C02">
        <w:t>The f</w:t>
      </w:r>
      <w:r>
        <w:t xml:space="preserve">ive </w:t>
      </w:r>
      <w:r w:rsidR="002331F6">
        <w:t xml:space="preserve">linguistic terms of </w:t>
      </w:r>
      <w:r w:rsidR="002331F6" w:rsidRPr="00E13728">
        <w:rPr>
          <w:i/>
          <w:iCs/>
        </w:rPr>
        <w:t>very low</w:t>
      </w:r>
      <w:r w:rsidR="002331F6">
        <w:t xml:space="preserve">, </w:t>
      </w:r>
      <w:r w:rsidR="002331F6" w:rsidRPr="00E13728">
        <w:rPr>
          <w:i/>
          <w:iCs/>
        </w:rPr>
        <w:t>low</w:t>
      </w:r>
      <w:r w:rsidR="002331F6">
        <w:t xml:space="preserve">, </w:t>
      </w:r>
      <w:r w:rsidR="002331F6" w:rsidRPr="00E13728">
        <w:rPr>
          <w:i/>
          <w:iCs/>
        </w:rPr>
        <w:t>medium</w:t>
      </w:r>
      <w:r w:rsidR="002331F6">
        <w:t xml:space="preserve">, </w:t>
      </w:r>
      <w:r w:rsidR="002331F6" w:rsidRPr="00E13728">
        <w:rPr>
          <w:i/>
          <w:iCs/>
        </w:rPr>
        <w:t>high</w:t>
      </w:r>
      <w:r w:rsidR="002331F6">
        <w:t xml:space="preserve">, and </w:t>
      </w:r>
      <w:r w:rsidR="002331F6" w:rsidRPr="00E13728">
        <w:rPr>
          <w:i/>
          <w:iCs/>
        </w:rPr>
        <w:t>very high</w:t>
      </w:r>
      <w:r w:rsidR="002331F6">
        <w:t xml:space="preserve"> are defined to describe proliferation, differentiation, and mortality, while two levels of </w:t>
      </w:r>
      <w:r w:rsidR="002331F6" w:rsidRPr="002331F6">
        <w:rPr>
          <w:i/>
          <w:iCs/>
        </w:rPr>
        <w:t>low</w:t>
      </w:r>
      <w:r w:rsidR="002331F6">
        <w:t xml:space="preserve"> and </w:t>
      </w:r>
      <w:r w:rsidR="002331F6" w:rsidRPr="002331F6">
        <w:rPr>
          <w:i/>
          <w:iCs/>
        </w:rPr>
        <w:t>high</w:t>
      </w:r>
      <w:r w:rsidR="002331F6">
        <w:t xml:space="preserve"> were assigned for the migration function.</w:t>
      </w:r>
      <w:r w:rsidR="00CB3B0A">
        <w:t xml:space="preserve"> </w:t>
      </w:r>
      <w:r w:rsidR="0005541A">
        <w:t>Since a set of inputs can trigger multiple fuzzy rules</w:t>
      </w:r>
      <w:r w:rsidR="00CB3B0A">
        <w:t xml:space="preserve"> in different </w:t>
      </w:r>
      <w:r w:rsidR="006F31BC">
        <w:t>intensities</w:t>
      </w:r>
      <w:r w:rsidR="0005541A">
        <w:t xml:space="preserve">, </w:t>
      </w:r>
      <w:r w:rsidR="00CB3B0A">
        <w:t xml:space="preserve">the </w:t>
      </w:r>
      <w:r w:rsidR="00CB3B0A" w:rsidRPr="00CB3B0A">
        <w:t>weighted fuzzy mean</w:t>
      </w:r>
      <w:r w:rsidR="00CB3B0A">
        <w:rPr>
          <w:lang w:val="en-US"/>
        </w:rPr>
        <w:t xml:space="preserve"> technique</w:t>
      </w:r>
      <w:r w:rsidR="0005541A">
        <w:t xml:space="preserve"> is used to combine the outputs of fuzzy sets as a single </w:t>
      </w:r>
      <w:r w:rsidR="00CB3B0A">
        <w:t xml:space="preserve">crisp </w:t>
      </w:r>
      <w:r w:rsidR="0005541A">
        <w:t>output</w:t>
      </w:r>
      <w:r w:rsidR="00CB3B0A">
        <w:t xml:space="preserve"> </w:t>
      </w:r>
      <w:r w:rsidR="008D577D">
        <w:fldChar w:fldCharType="begin" w:fldLock="1"/>
      </w:r>
      <w:r w:rsidR="00F37C72">
        <w:instrText>ADDIN CSL_CITATION {"citationItems":[{"id":"ITEM-1","itemData":{"author":[{"dropping-particle":"","family":"Iancu","given":"Ion","non-dropping-particle":"","parse-names":false,"suffix":""}],"container-title":"Fuzzy Logic: Controls, Concepts, Theories and Applications","id":"ITEM-1","issued":{"date-parts":[["2012"]]},"page":"325-350","publisher":"InTech Croatia Rijeka","title":"A Mamdani type fuzzy logic controller","type":"article-journal"},"uris":["http://www.mendeley.com/documents/?uuid=d4467658-bed6-4379-8090-e627f968f750"]}],"mendeley":{"formattedCitation":"[34]","plainTextFormattedCitation":"[34]","previouslyFormattedCitation":"[34]"},"properties":{"noteIndex":0},"schema":"https://github.com/citation-style-language/schema/raw/master/csl-citation.json"}</w:instrText>
      </w:r>
      <w:r w:rsidR="008D577D">
        <w:fldChar w:fldCharType="separate"/>
      </w:r>
      <w:r w:rsidR="008D577D" w:rsidRPr="008D577D">
        <w:rPr>
          <w:noProof/>
        </w:rPr>
        <w:t>[34]</w:t>
      </w:r>
      <w:r w:rsidR="008D577D">
        <w:fldChar w:fldCharType="end"/>
      </w:r>
      <w:r w:rsidR="00B11A4C">
        <w:t xml:space="preserve">. </w:t>
      </w:r>
    </w:p>
    <w:p w14:paraId="0131461C" w14:textId="58634B94" w:rsidR="00642268" w:rsidRDefault="00642268" w:rsidP="00642268">
      <w:bookmarkStart w:id="18" w:name="_Ref62724609"/>
      <w:r>
        <w:t xml:space="preserve">Table </w:t>
      </w:r>
      <w:fldSimple w:instr=" SEQ Table \* ARABIC ">
        <w:r w:rsidR="004069AB">
          <w:rPr>
            <w:noProof/>
          </w:rPr>
          <w:t>1</w:t>
        </w:r>
      </w:fldSimple>
      <w:bookmarkEnd w:id="18"/>
      <w:r>
        <w:t>: Fuzzy logic rules describing the cellular reactions in response to stimulatory signals. To be concise, the combination of different inputs that results in the same output is coded in certain colors</w:t>
      </w:r>
      <w:commentRangeStart w:id="19"/>
      <w:commentRangeStart w:id="20"/>
      <w:r>
        <w:t xml:space="preserve">; </w:t>
      </w:r>
      <w:r w:rsidRPr="003E1536">
        <w:rPr>
          <w:color w:val="0070C0"/>
        </w:rPr>
        <w:t>blue</w:t>
      </w:r>
      <w:r>
        <w:t xml:space="preserve">: any choice of three </w:t>
      </w:r>
      <w:r w:rsidR="00A22015">
        <w:t xml:space="preserve">or more </w:t>
      </w:r>
      <w:r>
        <w:t>from the given inputs,</w:t>
      </w:r>
      <w:r>
        <w:rPr>
          <w:color w:val="FF0000"/>
        </w:rPr>
        <w:t xml:space="preserve"> r</w:t>
      </w:r>
      <w:r w:rsidRPr="00DC42AE">
        <w:rPr>
          <w:color w:val="FF0000"/>
        </w:rPr>
        <w:t>ed</w:t>
      </w:r>
      <w:r>
        <w:t xml:space="preserve">: any choice of two </w:t>
      </w:r>
      <w:r w:rsidR="00A22015">
        <w:t xml:space="preserve">or more </w:t>
      </w:r>
      <w:r>
        <w:t xml:space="preserve">from the given inputs; </w:t>
      </w:r>
      <w:r w:rsidRPr="00DA7D04">
        <w:rPr>
          <w:color w:val="00B050"/>
        </w:rPr>
        <w:t>green</w:t>
      </w:r>
      <w:r>
        <w:t>: any choice of one</w:t>
      </w:r>
      <w:r w:rsidR="00A22015">
        <w:t xml:space="preserve"> or more</w:t>
      </w:r>
      <w:r>
        <w:t xml:space="preserve"> from the given inputs. Th</w:t>
      </w:r>
      <w:commentRangeEnd w:id="19"/>
      <w:r w:rsidR="00A1588C">
        <w:rPr>
          <w:rStyle w:val="CommentReference"/>
        </w:rPr>
        <w:commentReference w:id="19"/>
      </w:r>
      <w:commentRangeEnd w:id="20"/>
      <w:r w:rsidR="00CB3B0A">
        <w:rPr>
          <w:rStyle w:val="CommentReference"/>
        </w:rPr>
        <w:commentReference w:id="20"/>
      </w:r>
      <w:r>
        <w:t xml:space="preserve">e symbol (-) indicates any of the linguistic </w:t>
      </w:r>
      <w:r w:rsidR="00F60EF5">
        <w:t>levels</w:t>
      </w:r>
      <w:r>
        <w:t xml:space="preserve"> defined for that variable. If the rule applies for all except a certain level, it is described as </w:t>
      </w:r>
      <w:r w:rsidR="0005541A">
        <w:t>~</w:t>
      </w:r>
      <w:r>
        <w:t xml:space="preserve"> followed by the linguistic level, e.g. ‘</w:t>
      </w:r>
      <w:r w:rsidR="0005541A">
        <w:t>~</w:t>
      </w:r>
      <w:r>
        <w:t xml:space="preserve">L’ stands for all levels except </w:t>
      </w:r>
      <w:r w:rsidRPr="00E13728">
        <w:rPr>
          <w:i/>
          <w:iCs/>
        </w:rPr>
        <w:t>low</w:t>
      </w:r>
      <w:r>
        <w:t>. N (</w:t>
      </w:r>
      <w:r w:rsidRPr="00E13728">
        <w:rPr>
          <w:i/>
          <w:iCs/>
        </w:rPr>
        <w:t>negligible</w:t>
      </w:r>
      <w:r>
        <w:t>), L (</w:t>
      </w:r>
      <w:r w:rsidRPr="00E13728">
        <w:rPr>
          <w:i/>
          <w:iCs/>
        </w:rPr>
        <w:t>low</w:t>
      </w:r>
      <w:r>
        <w:t>), M (</w:t>
      </w:r>
      <w:r w:rsidRPr="00E13728">
        <w:rPr>
          <w:i/>
          <w:iCs/>
        </w:rPr>
        <w:t>medium</w:t>
      </w:r>
      <w:r>
        <w:t>), H (</w:t>
      </w:r>
      <w:r w:rsidRPr="00E13728">
        <w:rPr>
          <w:i/>
          <w:iCs/>
        </w:rPr>
        <w:t>high</w:t>
      </w:r>
      <w:r w:rsidR="00B202D0">
        <w:t>)</w:t>
      </w:r>
      <w:r w:rsidR="0005541A">
        <w:t>.</w:t>
      </w:r>
    </w:p>
    <w:p w14:paraId="5A5B5692" w14:textId="77777777" w:rsidR="00642268" w:rsidRPr="004D2B35" w:rsidRDefault="00642268" w:rsidP="00642268"/>
    <w:tbl>
      <w:tblPr>
        <w:tblStyle w:val="TableGrid"/>
        <w:tblW w:w="9356" w:type="dxa"/>
        <w:tblInd w:w="-5" w:type="dxa"/>
        <w:tblLayout w:type="fixed"/>
        <w:tblLook w:val="04A0" w:firstRow="1" w:lastRow="0" w:firstColumn="1" w:lastColumn="0" w:noHBand="0" w:noVBand="1"/>
      </w:tblPr>
      <w:tblGrid>
        <w:gridCol w:w="1560"/>
        <w:gridCol w:w="992"/>
        <w:gridCol w:w="992"/>
        <w:gridCol w:w="992"/>
        <w:gridCol w:w="1134"/>
        <w:gridCol w:w="993"/>
        <w:gridCol w:w="850"/>
        <w:gridCol w:w="992"/>
        <w:gridCol w:w="851"/>
      </w:tblGrid>
      <w:tr w:rsidR="00642268" w14:paraId="04A0D7F4" w14:textId="77777777" w:rsidTr="00D1283C">
        <w:trPr>
          <w:cantSplit/>
          <w:trHeight w:val="283"/>
        </w:trPr>
        <w:tc>
          <w:tcPr>
            <w:tcW w:w="1560" w:type="dxa"/>
            <w:vMerge w:val="restart"/>
            <w:vAlign w:val="center"/>
          </w:tcPr>
          <w:p w14:paraId="7D14F3EE" w14:textId="77777777" w:rsidR="00642268" w:rsidRPr="00D1283C" w:rsidRDefault="00642268" w:rsidP="00764C99">
            <w:pPr>
              <w:pStyle w:val="table"/>
              <w:jc w:val="center"/>
            </w:pPr>
            <w:r w:rsidRPr="00D1283C">
              <w:t>Process</w:t>
            </w:r>
          </w:p>
        </w:tc>
        <w:tc>
          <w:tcPr>
            <w:tcW w:w="992" w:type="dxa"/>
            <w:vMerge w:val="restart"/>
            <w:vAlign w:val="center"/>
          </w:tcPr>
          <w:p w14:paraId="27DEF569" w14:textId="76D67F9E" w:rsidR="00642268" w:rsidRPr="00D1283C" w:rsidRDefault="002331F6" w:rsidP="00764C99">
            <w:pPr>
              <w:pStyle w:val="table"/>
              <w:jc w:val="center"/>
            </w:pPr>
            <w:r w:rsidRPr="00D1283C">
              <w:t>Intensity</w:t>
            </w:r>
          </w:p>
        </w:tc>
        <w:tc>
          <w:tcPr>
            <w:tcW w:w="1984" w:type="dxa"/>
            <w:gridSpan w:val="2"/>
            <w:vAlign w:val="center"/>
          </w:tcPr>
          <w:p w14:paraId="2F79920A" w14:textId="77777777" w:rsidR="00642268" w:rsidRPr="00D1283C" w:rsidRDefault="00642268" w:rsidP="00764C99">
            <w:pPr>
              <w:pStyle w:val="table"/>
              <w:jc w:val="center"/>
            </w:pPr>
            <w:r w:rsidRPr="00D1283C">
              <w:t>Intrinsic signals</w:t>
            </w:r>
          </w:p>
        </w:tc>
        <w:tc>
          <w:tcPr>
            <w:tcW w:w="4820" w:type="dxa"/>
            <w:gridSpan w:val="5"/>
            <w:vAlign w:val="center"/>
          </w:tcPr>
          <w:p w14:paraId="65E45BC1" w14:textId="77777777" w:rsidR="00642268" w:rsidRPr="00D1283C" w:rsidRDefault="00642268" w:rsidP="00764C99">
            <w:pPr>
              <w:pStyle w:val="table"/>
              <w:jc w:val="center"/>
            </w:pPr>
            <w:r w:rsidRPr="00D1283C">
              <w:t>Extrinsic signals</w:t>
            </w:r>
          </w:p>
        </w:tc>
      </w:tr>
      <w:tr w:rsidR="00642268" w14:paraId="69A4274F" w14:textId="77777777" w:rsidTr="00D1283C">
        <w:trPr>
          <w:cantSplit/>
          <w:trHeight w:val="283"/>
        </w:trPr>
        <w:tc>
          <w:tcPr>
            <w:tcW w:w="1560" w:type="dxa"/>
            <w:vMerge/>
            <w:vAlign w:val="center"/>
          </w:tcPr>
          <w:p w14:paraId="29896124" w14:textId="77777777" w:rsidR="00642268" w:rsidRPr="00D1283C" w:rsidRDefault="00642268" w:rsidP="00764C99">
            <w:pPr>
              <w:pStyle w:val="table"/>
              <w:jc w:val="center"/>
            </w:pPr>
          </w:p>
        </w:tc>
        <w:tc>
          <w:tcPr>
            <w:tcW w:w="992" w:type="dxa"/>
            <w:vMerge/>
            <w:vAlign w:val="center"/>
          </w:tcPr>
          <w:p w14:paraId="16607015" w14:textId="77777777" w:rsidR="00642268" w:rsidRPr="00D1283C" w:rsidRDefault="00642268" w:rsidP="00764C99">
            <w:pPr>
              <w:pStyle w:val="table"/>
              <w:jc w:val="center"/>
            </w:pPr>
          </w:p>
        </w:tc>
        <w:tc>
          <w:tcPr>
            <w:tcW w:w="992" w:type="dxa"/>
            <w:vAlign w:val="center"/>
          </w:tcPr>
          <w:p w14:paraId="0CB88C7B" w14:textId="77777777" w:rsidR="00642268" w:rsidRPr="00D1283C" w:rsidRDefault="00642268" w:rsidP="00764C99">
            <w:pPr>
              <w:pStyle w:val="table"/>
              <w:jc w:val="center"/>
            </w:pPr>
            <w:r w:rsidRPr="00D1283C">
              <w:t>Damage</w:t>
            </w:r>
          </w:p>
        </w:tc>
        <w:tc>
          <w:tcPr>
            <w:tcW w:w="992" w:type="dxa"/>
            <w:vAlign w:val="center"/>
          </w:tcPr>
          <w:p w14:paraId="1EF1FCAA" w14:textId="77777777" w:rsidR="00642268" w:rsidRPr="00D1283C" w:rsidRDefault="00642268" w:rsidP="00764C99">
            <w:pPr>
              <w:pStyle w:val="table"/>
              <w:jc w:val="center"/>
            </w:pPr>
            <w:r w:rsidRPr="00D1283C">
              <w:t>Maturity</w:t>
            </w:r>
          </w:p>
        </w:tc>
        <w:tc>
          <w:tcPr>
            <w:tcW w:w="1134" w:type="dxa"/>
            <w:vAlign w:val="center"/>
          </w:tcPr>
          <w:p w14:paraId="4476BF27" w14:textId="77777777" w:rsidR="00642268" w:rsidRPr="00D1283C" w:rsidRDefault="00642268" w:rsidP="00764C99">
            <w:pPr>
              <w:pStyle w:val="table"/>
              <w:jc w:val="center"/>
            </w:pPr>
            <w:r w:rsidRPr="00D1283C">
              <w:t>Alkalinity</w:t>
            </w:r>
          </w:p>
        </w:tc>
        <w:tc>
          <w:tcPr>
            <w:tcW w:w="993" w:type="dxa"/>
            <w:vAlign w:val="center"/>
          </w:tcPr>
          <w:p w14:paraId="1A901A41" w14:textId="77777777" w:rsidR="00642268" w:rsidRPr="00D1283C" w:rsidRDefault="00642268" w:rsidP="00764C99">
            <w:pPr>
              <w:pStyle w:val="table"/>
              <w:jc w:val="center"/>
            </w:pPr>
            <w:r w:rsidRPr="00D1283C">
              <w:t>Cell density</w:t>
            </w:r>
          </w:p>
        </w:tc>
        <w:tc>
          <w:tcPr>
            <w:tcW w:w="850" w:type="dxa"/>
            <w:vAlign w:val="center"/>
          </w:tcPr>
          <w:p w14:paraId="254BF659" w14:textId="6F1EF2AF" w:rsidR="00642268" w:rsidRPr="00D1283C" w:rsidRDefault="005662C8" w:rsidP="00764C99">
            <w:pPr>
              <w:pStyle w:val="table"/>
              <w:jc w:val="center"/>
            </w:pPr>
            <w:r>
              <w:t>Mg</w:t>
            </w:r>
            <w:r>
              <w:rPr>
                <w:vertAlign w:val="superscript"/>
              </w:rPr>
              <w:t xml:space="preserve">2+ </w:t>
            </w:r>
            <w:r>
              <w:t>ions</w:t>
            </w:r>
          </w:p>
        </w:tc>
        <w:tc>
          <w:tcPr>
            <w:tcW w:w="992" w:type="dxa"/>
            <w:vAlign w:val="center"/>
          </w:tcPr>
          <w:p w14:paraId="6E3679CA" w14:textId="77777777" w:rsidR="00642268" w:rsidRPr="00D1283C" w:rsidRDefault="00642268" w:rsidP="00764C99">
            <w:pPr>
              <w:pStyle w:val="table"/>
              <w:jc w:val="center"/>
            </w:pPr>
            <w:r w:rsidRPr="00D1283C">
              <w:t>TGF-β1</w:t>
            </w:r>
          </w:p>
        </w:tc>
        <w:tc>
          <w:tcPr>
            <w:tcW w:w="851" w:type="dxa"/>
            <w:vAlign w:val="center"/>
          </w:tcPr>
          <w:p w14:paraId="3AEB22D5" w14:textId="77777777" w:rsidR="00642268" w:rsidRPr="00D1283C" w:rsidRDefault="00642268" w:rsidP="00764C99">
            <w:pPr>
              <w:pStyle w:val="table"/>
              <w:jc w:val="center"/>
            </w:pPr>
            <w:r w:rsidRPr="00D1283C">
              <w:t>BMP2</w:t>
            </w:r>
          </w:p>
        </w:tc>
      </w:tr>
      <w:tr w:rsidR="00642268" w14:paraId="22C17C35" w14:textId="77777777" w:rsidTr="00D1283C">
        <w:trPr>
          <w:cantSplit/>
          <w:trHeight w:val="283"/>
        </w:trPr>
        <w:tc>
          <w:tcPr>
            <w:tcW w:w="1560" w:type="dxa"/>
            <w:vMerge w:val="restart"/>
            <w:vAlign w:val="center"/>
          </w:tcPr>
          <w:p w14:paraId="5984EB0C" w14:textId="77777777" w:rsidR="00642268" w:rsidRDefault="00642268" w:rsidP="00764C99">
            <w:pPr>
              <w:pStyle w:val="table"/>
              <w:jc w:val="center"/>
            </w:pPr>
            <w:r>
              <w:t>Proliferation</w:t>
            </w:r>
          </w:p>
        </w:tc>
        <w:tc>
          <w:tcPr>
            <w:tcW w:w="992" w:type="dxa"/>
            <w:vAlign w:val="center"/>
          </w:tcPr>
          <w:p w14:paraId="5B3A1408" w14:textId="215C2D97" w:rsidR="00642268" w:rsidRPr="002331F6" w:rsidRDefault="00DA285C" w:rsidP="00B202D0">
            <w:pPr>
              <w:pStyle w:val="table"/>
              <w:jc w:val="center"/>
              <w:rPr>
                <w:i/>
                <w:iCs/>
                <w:sz w:val="20"/>
                <w:szCs w:val="20"/>
              </w:rPr>
            </w:pPr>
            <w:r>
              <w:rPr>
                <w:i/>
                <w:iCs/>
                <w:sz w:val="20"/>
                <w:szCs w:val="20"/>
              </w:rPr>
              <w:t>v</w:t>
            </w:r>
            <w:r w:rsidR="002331F6" w:rsidRPr="002331F6">
              <w:rPr>
                <w:i/>
                <w:iCs/>
                <w:sz w:val="20"/>
                <w:szCs w:val="20"/>
              </w:rPr>
              <w:t>ery low</w:t>
            </w:r>
          </w:p>
        </w:tc>
        <w:tc>
          <w:tcPr>
            <w:tcW w:w="992" w:type="dxa"/>
            <w:vAlign w:val="center"/>
          </w:tcPr>
          <w:p w14:paraId="5E1F6D97" w14:textId="77777777" w:rsidR="00642268" w:rsidRPr="0005541A" w:rsidRDefault="00642268" w:rsidP="00764C99">
            <w:pPr>
              <w:pStyle w:val="table"/>
              <w:jc w:val="center"/>
              <w:rPr>
                <w:sz w:val="20"/>
                <w:szCs w:val="20"/>
              </w:rPr>
            </w:pPr>
            <w:r w:rsidRPr="0005541A">
              <w:rPr>
                <w:color w:val="00B050"/>
                <w:sz w:val="20"/>
                <w:szCs w:val="20"/>
              </w:rPr>
              <w:t>H</w:t>
            </w:r>
          </w:p>
        </w:tc>
        <w:tc>
          <w:tcPr>
            <w:tcW w:w="992" w:type="dxa"/>
            <w:vAlign w:val="center"/>
          </w:tcPr>
          <w:p w14:paraId="76BC2F44" w14:textId="2D9084ED" w:rsidR="00642268" w:rsidRPr="0005541A" w:rsidRDefault="00B202D0" w:rsidP="00764C99">
            <w:pPr>
              <w:pStyle w:val="table"/>
              <w:jc w:val="center"/>
              <w:rPr>
                <w:sz w:val="20"/>
                <w:szCs w:val="20"/>
              </w:rPr>
            </w:pPr>
            <w:r w:rsidRPr="0005541A">
              <w:rPr>
                <w:sz w:val="20"/>
                <w:szCs w:val="20"/>
              </w:rPr>
              <w:t>-</w:t>
            </w:r>
          </w:p>
        </w:tc>
        <w:tc>
          <w:tcPr>
            <w:tcW w:w="1134" w:type="dxa"/>
            <w:vAlign w:val="center"/>
          </w:tcPr>
          <w:p w14:paraId="2C6E35BF" w14:textId="02089194" w:rsidR="00642268" w:rsidRPr="0005541A" w:rsidRDefault="00B202D0" w:rsidP="00764C99">
            <w:pPr>
              <w:pStyle w:val="table"/>
              <w:jc w:val="center"/>
              <w:rPr>
                <w:color w:val="00B050"/>
                <w:sz w:val="20"/>
                <w:szCs w:val="20"/>
              </w:rPr>
            </w:pPr>
            <w:r w:rsidRPr="0005541A">
              <w:rPr>
                <w:color w:val="00B050"/>
                <w:sz w:val="20"/>
                <w:szCs w:val="20"/>
              </w:rPr>
              <w:t>H</w:t>
            </w:r>
          </w:p>
        </w:tc>
        <w:tc>
          <w:tcPr>
            <w:tcW w:w="993" w:type="dxa"/>
            <w:vAlign w:val="center"/>
          </w:tcPr>
          <w:p w14:paraId="1B10A58C" w14:textId="73B64B38" w:rsidR="00642268" w:rsidRPr="0005541A" w:rsidRDefault="00B202D0" w:rsidP="00764C99">
            <w:pPr>
              <w:pStyle w:val="table"/>
              <w:jc w:val="center"/>
              <w:rPr>
                <w:color w:val="00B050"/>
                <w:sz w:val="20"/>
                <w:szCs w:val="20"/>
              </w:rPr>
            </w:pPr>
            <w:r w:rsidRPr="0005541A">
              <w:rPr>
                <w:color w:val="00B050"/>
                <w:sz w:val="20"/>
                <w:szCs w:val="20"/>
              </w:rPr>
              <w:t>H</w:t>
            </w:r>
          </w:p>
        </w:tc>
        <w:tc>
          <w:tcPr>
            <w:tcW w:w="850" w:type="dxa"/>
            <w:vAlign w:val="center"/>
          </w:tcPr>
          <w:p w14:paraId="68ABB86F" w14:textId="77777777" w:rsidR="00642268" w:rsidRPr="0005541A" w:rsidRDefault="00642268" w:rsidP="00764C99">
            <w:pPr>
              <w:pStyle w:val="table"/>
              <w:jc w:val="center"/>
              <w:rPr>
                <w:sz w:val="20"/>
                <w:szCs w:val="20"/>
              </w:rPr>
            </w:pPr>
            <w:r w:rsidRPr="0005541A">
              <w:rPr>
                <w:sz w:val="20"/>
                <w:szCs w:val="20"/>
              </w:rPr>
              <w:t>-</w:t>
            </w:r>
          </w:p>
        </w:tc>
        <w:tc>
          <w:tcPr>
            <w:tcW w:w="992" w:type="dxa"/>
            <w:vAlign w:val="center"/>
          </w:tcPr>
          <w:p w14:paraId="1ECF6C98" w14:textId="77777777" w:rsidR="00642268" w:rsidRPr="0005541A" w:rsidRDefault="00642268" w:rsidP="00764C99">
            <w:pPr>
              <w:pStyle w:val="table"/>
              <w:jc w:val="center"/>
              <w:rPr>
                <w:sz w:val="20"/>
                <w:szCs w:val="20"/>
              </w:rPr>
            </w:pPr>
            <w:r w:rsidRPr="0005541A">
              <w:rPr>
                <w:sz w:val="20"/>
                <w:szCs w:val="20"/>
              </w:rPr>
              <w:t>-</w:t>
            </w:r>
          </w:p>
        </w:tc>
        <w:tc>
          <w:tcPr>
            <w:tcW w:w="851" w:type="dxa"/>
            <w:vAlign w:val="center"/>
          </w:tcPr>
          <w:p w14:paraId="1685B6C6" w14:textId="77777777" w:rsidR="00642268" w:rsidRPr="0005541A" w:rsidRDefault="00642268" w:rsidP="00764C99">
            <w:pPr>
              <w:pStyle w:val="table"/>
              <w:jc w:val="center"/>
              <w:rPr>
                <w:sz w:val="20"/>
                <w:szCs w:val="20"/>
              </w:rPr>
            </w:pPr>
            <w:r w:rsidRPr="0005541A">
              <w:rPr>
                <w:sz w:val="20"/>
                <w:szCs w:val="20"/>
              </w:rPr>
              <w:t>-</w:t>
            </w:r>
          </w:p>
        </w:tc>
      </w:tr>
      <w:tr w:rsidR="00B202D0" w14:paraId="6DA38F64" w14:textId="77777777" w:rsidTr="00D1283C">
        <w:trPr>
          <w:cantSplit/>
          <w:trHeight w:val="283"/>
        </w:trPr>
        <w:tc>
          <w:tcPr>
            <w:tcW w:w="1560" w:type="dxa"/>
            <w:vMerge/>
            <w:vAlign w:val="center"/>
          </w:tcPr>
          <w:p w14:paraId="73C6D285" w14:textId="77777777" w:rsidR="00B202D0" w:rsidRDefault="00B202D0" w:rsidP="00764C99">
            <w:pPr>
              <w:pStyle w:val="table"/>
              <w:jc w:val="center"/>
            </w:pPr>
          </w:p>
        </w:tc>
        <w:tc>
          <w:tcPr>
            <w:tcW w:w="992" w:type="dxa"/>
            <w:vAlign w:val="center"/>
          </w:tcPr>
          <w:p w14:paraId="2D872D48" w14:textId="1704B2B0" w:rsidR="00B202D0" w:rsidRPr="002331F6" w:rsidRDefault="00DA285C" w:rsidP="00B202D0">
            <w:pPr>
              <w:pStyle w:val="table"/>
              <w:jc w:val="center"/>
              <w:rPr>
                <w:i/>
                <w:iCs/>
                <w:sz w:val="20"/>
                <w:szCs w:val="20"/>
              </w:rPr>
            </w:pPr>
            <w:r>
              <w:rPr>
                <w:i/>
                <w:iCs/>
                <w:sz w:val="20"/>
                <w:szCs w:val="20"/>
              </w:rPr>
              <w:t>l</w:t>
            </w:r>
            <w:r w:rsidR="00B202D0" w:rsidRPr="002331F6">
              <w:rPr>
                <w:i/>
                <w:iCs/>
                <w:sz w:val="20"/>
                <w:szCs w:val="20"/>
              </w:rPr>
              <w:t>ow</w:t>
            </w:r>
          </w:p>
        </w:tc>
        <w:tc>
          <w:tcPr>
            <w:tcW w:w="992" w:type="dxa"/>
            <w:vAlign w:val="center"/>
          </w:tcPr>
          <w:p w14:paraId="35E0EB77" w14:textId="77777777" w:rsidR="00B202D0" w:rsidRPr="0005541A" w:rsidRDefault="00B202D0" w:rsidP="00764C99">
            <w:pPr>
              <w:pStyle w:val="table"/>
              <w:jc w:val="center"/>
              <w:rPr>
                <w:sz w:val="20"/>
                <w:szCs w:val="20"/>
              </w:rPr>
            </w:pPr>
            <w:r w:rsidRPr="0005541A">
              <w:rPr>
                <w:sz w:val="20"/>
                <w:szCs w:val="20"/>
              </w:rPr>
              <w:t>L</w:t>
            </w:r>
          </w:p>
        </w:tc>
        <w:tc>
          <w:tcPr>
            <w:tcW w:w="992" w:type="dxa"/>
            <w:vAlign w:val="center"/>
          </w:tcPr>
          <w:p w14:paraId="10B5F293" w14:textId="2C28C69A" w:rsidR="00B202D0" w:rsidRPr="0005541A" w:rsidRDefault="00B202D0" w:rsidP="00B202D0">
            <w:pPr>
              <w:pStyle w:val="table"/>
              <w:jc w:val="center"/>
              <w:rPr>
                <w:sz w:val="20"/>
                <w:szCs w:val="20"/>
              </w:rPr>
            </w:pPr>
            <w:r w:rsidRPr="0005541A">
              <w:rPr>
                <w:sz w:val="20"/>
                <w:szCs w:val="20"/>
              </w:rPr>
              <w:t>H</w:t>
            </w:r>
          </w:p>
        </w:tc>
        <w:tc>
          <w:tcPr>
            <w:tcW w:w="1134" w:type="dxa"/>
            <w:vAlign w:val="center"/>
          </w:tcPr>
          <w:p w14:paraId="2F27A9AD" w14:textId="77777777" w:rsidR="00B202D0" w:rsidRPr="0005541A" w:rsidRDefault="00B202D0" w:rsidP="00764C99">
            <w:pPr>
              <w:pStyle w:val="table"/>
              <w:jc w:val="center"/>
              <w:rPr>
                <w:sz w:val="20"/>
                <w:szCs w:val="20"/>
              </w:rPr>
            </w:pPr>
            <w:r w:rsidRPr="0005541A">
              <w:rPr>
                <w:sz w:val="20"/>
                <w:szCs w:val="20"/>
              </w:rPr>
              <w:t>L</w:t>
            </w:r>
          </w:p>
        </w:tc>
        <w:tc>
          <w:tcPr>
            <w:tcW w:w="993" w:type="dxa"/>
            <w:vAlign w:val="center"/>
          </w:tcPr>
          <w:p w14:paraId="1FA51523" w14:textId="06761799" w:rsidR="00B202D0" w:rsidRPr="0005541A" w:rsidRDefault="00DA285C" w:rsidP="00764C99">
            <w:pPr>
              <w:pStyle w:val="table"/>
              <w:jc w:val="center"/>
              <w:rPr>
                <w:sz w:val="20"/>
                <w:szCs w:val="20"/>
              </w:rPr>
            </w:pPr>
            <w:r w:rsidRPr="0005541A">
              <w:rPr>
                <w:sz w:val="20"/>
                <w:szCs w:val="20"/>
              </w:rPr>
              <w:t>~</w:t>
            </w:r>
            <w:r w:rsidR="00B202D0" w:rsidRPr="0005541A">
              <w:rPr>
                <w:sz w:val="20"/>
                <w:szCs w:val="20"/>
              </w:rPr>
              <w:t>H</w:t>
            </w:r>
          </w:p>
        </w:tc>
        <w:tc>
          <w:tcPr>
            <w:tcW w:w="850" w:type="dxa"/>
            <w:vAlign w:val="center"/>
          </w:tcPr>
          <w:p w14:paraId="1B28978A" w14:textId="328BACB4" w:rsidR="00B202D0" w:rsidRPr="0005541A" w:rsidRDefault="00DA285C" w:rsidP="00764C99">
            <w:pPr>
              <w:pStyle w:val="table"/>
              <w:jc w:val="center"/>
              <w:rPr>
                <w:sz w:val="20"/>
                <w:szCs w:val="20"/>
              </w:rPr>
            </w:pPr>
            <w:r w:rsidRPr="0005541A">
              <w:rPr>
                <w:sz w:val="20"/>
                <w:szCs w:val="20"/>
              </w:rPr>
              <w:t>~</w:t>
            </w:r>
            <w:r w:rsidR="00B202D0" w:rsidRPr="0005541A">
              <w:rPr>
                <w:sz w:val="20"/>
                <w:szCs w:val="20"/>
              </w:rPr>
              <w:t>L</w:t>
            </w:r>
          </w:p>
        </w:tc>
        <w:tc>
          <w:tcPr>
            <w:tcW w:w="992" w:type="dxa"/>
            <w:vAlign w:val="center"/>
          </w:tcPr>
          <w:p w14:paraId="7F4A48F8" w14:textId="05078B7B" w:rsidR="00B202D0" w:rsidRPr="0005541A" w:rsidRDefault="00DA285C" w:rsidP="00764C99">
            <w:pPr>
              <w:pStyle w:val="table"/>
              <w:jc w:val="center"/>
              <w:rPr>
                <w:sz w:val="20"/>
                <w:szCs w:val="20"/>
              </w:rPr>
            </w:pPr>
            <w:r w:rsidRPr="0005541A">
              <w:rPr>
                <w:sz w:val="20"/>
                <w:szCs w:val="20"/>
              </w:rPr>
              <w:t>~</w:t>
            </w:r>
            <w:r w:rsidR="00B202D0" w:rsidRPr="0005541A">
              <w:rPr>
                <w:sz w:val="20"/>
                <w:szCs w:val="20"/>
              </w:rPr>
              <w:t>L</w:t>
            </w:r>
          </w:p>
        </w:tc>
        <w:tc>
          <w:tcPr>
            <w:tcW w:w="851" w:type="dxa"/>
            <w:vAlign w:val="center"/>
          </w:tcPr>
          <w:p w14:paraId="5FDE4901" w14:textId="003F8430" w:rsidR="00B202D0" w:rsidRPr="0005541A" w:rsidRDefault="00DA285C" w:rsidP="00764C99">
            <w:pPr>
              <w:pStyle w:val="table"/>
              <w:jc w:val="center"/>
              <w:rPr>
                <w:sz w:val="20"/>
                <w:szCs w:val="20"/>
              </w:rPr>
            </w:pPr>
            <w:r w:rsidRPr="0005541A">
              <w:rPr>
                <w:sz w:val="20"/>
                <w:szCs w:val="20"/>
              </w:rPr>
              <w:t>~</w:t>
            </w:r>
            <w:r w:rsidR="00B202D0" w:rsidRPr="0005541A">
              <w:rPr>
                <w:sz w:val="20"/>
                <w:szCs w:val="20"/>
              </w:rPr>
              <w:t>L</w:t>
            </w:r>
          </w:p>
        </w:tc>
      </w:tr>
      <w:tr w:rsidR="00B202D0" w14:paraId="6E20EBC5" w14:textId="77777777" w:rsidTr="00D1283C">
        <w:trPr>
          <w:cantSplit/>
          <w:trHeight w:val="283"/>
        </w:trPr>
        <w:tc>
          <w:tcPr>
            <w:tcW w:w="1560" w:type="dxa"/>
            <w:vMerge/>
            <w:vAlign w:val="center"/>
          </w:tcPr>
          <w:p w14:paraId="36417BF7" w14:textId="77777777" w:rsidR="00B202D0" w:rsidRDefault="00B202D0" w:rsidP="00B202D0">
            <w:pPr>
              <w:pStyle w:val="table"/>
              <w:jc w:val="center"/>
            </w:pPr>
          </w:p>
        </w:tc>
        <w:tc>
          <w:tcPr>
            <w:tcW w:w="992" w:type="dxa"/>
            <w:vAlign w:val="center"/>
          </w:tcPr>
          <w:p w14:paraId="093D9437" w14:textId="153D9879" w:rsidR="00B202D0" w:rsidRPr="002331F6" w:rsidRDefault="00DA285C" w:rsidP="00B202D0">
            <w:pPr>
              <w:pStyle w:val="table"/>
              <w:jc w:val="center"/>
              <w:rPr>
                <w:i/>
                <w:iCs/>
                <w:sz w:val="20"/>
                <w:szCs w:val="20"/>
              </w:rPr>
            </w:pPr>
            <w:r>
              <w:rPr>
                <w:i/>
                <w:iCs/>
                <w:sz w:val="20"/>
                <w:szCs w:val="20"/>
              </w:rPr>
              <w:t>m</w:t>
            </w:r>
            <w:r w:rsidR="00B202D0" w:rsidRPr="002331F6">
              <w:rPr>
                <w:i/>
                <w:iCs/>
                <w:sz w:val="20"/>
                <w:szCs w:val="20"/>
              </w:rPr>
              <w:t>edium</w:t>
            </w:r>
          </w:p>
        </w:tc>
        <w:tc>
          <w:tcPr>
            <w:tcW w:w="992" w:type="dxa"/>
            <w:vAlign w:val="center"/>
          </w:tcPr>
          <w:p w14:paraId="1A6BC186" w14:textId="77777777" w:rsidR="00B202D0" w:rsidRPr="0005541A" w:rsidRDefault="00B202D0" w:rsidP="00B202D0">
            <w:pPr>
              <w:pStyle w:val="table"/>
              <w:jc w:val="center"/>
              <w:rPr>
                <w:sz w:val="20"/>
                <w:szCs w:val="20"/>
              </w:rPr>
            </w:pPr>
            <w:r w:rsidRPr="0005541A">
              <w:rPr>
                <w:sz w:val="20"/>
                <w:szCs w:val="20"/>
              </w:rPr>
              <w:t>L</w:t>
            </w:r>
          </w:p>
        </w:tc>
        <w:tc>
          <w:tcPr>
            <w:tcW w:w="992" w:type="dxa"/>
            <w:vAlign w:val="center"/>
          </w:tcPr>
          <w:p w14:paraId="32EBE65B" w14:textId="77777777" w:rsidR="00B202D0" w:rsidRPr="0005541A" w:rsidRDefault="00B202D0" w:rsidP="00B202D0">
            <w:pPr>
              <w:pStyle w:val="table"/>
              <w:jc w:val="center"/>
              <w:rPr>
                <w:sz w:val="20"/>
                <w:szCs w:val="20"/>
              </w:rPr>
            </w:pPr>
            <w:r w:rsidRPr="0005541A">
              <w:rPr>
                <w:sz w:val="20"/>
                <w:szCs w:val="20"/>
              </w:rPr>
              <w:t>L</w:t>
            </w:r>
          </w:p>
        </w:tc>
        <w:tc>
          <w:tcPr>
            <w:tcW w:w="1134" w:type="dxa"/>
            <w:vAlign w:val="center"/>
          </w:tcPr>
          <w:p w14:paraId="1EF0FF23" w14:textId="77777777" w:rsidR="00B202D0" w:rsidRPr="0005541A" w:rsidRDefault="00B202D0" w:rsidP="00B202D0">
            <w:pPr>
              <w:pStyle w:val="table"/>
              <w:jc w:val="center"/>
              <w:rPr>
                <w:sz w:val="20"/>
                <w:szCs w:val="20"/>
              </w:rPr>
            </w:pPr>
            <w:r w:rsidRPr="0005541A">
              <w:rPr>
                <w:sz w:val="20"/>
                <w:szCs w:val="20"/>
              </w:rPr>
              <w:t>L</w:t>
            </w:r>
          </w:p>
        </w:tc>
        <w:tc>
          <w:tcPr>
            <w:tcW w:w="993" w:type="dxa"/>
            <w:vAlign w:val="center"/>
          </w:tcPr>
          <w:p w14:paraId="1E789F88" w14:textId="2E0F20CD" w:rsidR="00B202D0" w:rsidRPr="0005541A" w:rsidRDefault="00DA285C" w:rsidP="00B202D0">
            <w:pPr>
              <w:pStyle w:val="table"/>
              <w:jc w:val="center"/>
              <w:rPr>
                <w:sz w:val="20"/>
                <w:szCs w:val="20"/>
              </w:rPr>
            </w:pPr>
            <w:r w:rsidRPr="0005541A">
              <w:rPr>
                <w:sz w:val="20"/>
                <w:szCs w:val="20"/>
              </w:rPr>
              <w:t>~</w:t>
            </w:r>
            <w:r w:rsidR="00B202D0" w:rsidRPr="0005541A">
              <w:rPr>
                <w:sz w:val="20"/>
                <w:szCs w:val="20"/>
              </w:rPr>
              <w:t>H</w:t>
            </w:r>
          </w:p>
        </w:tc>
        <w:tc>
          <w:tcPr>
            <w:tcW w:w="850" w:type="dxa"/>
            <w:vAlign w:val="center"/>
          </w:tcPr>
          <w:p w14:paraId="148CF8A1" w14:textId="0265E90B" w:rsidR="00B202D0" w:rsidRPr="0005541A" w:rsidRDefault="00DA285C" w:rsidP="00B202D0">
            <w:pPr>
              <w:pStyle w:val="table"/>
              <w:jc w:val="center"/>
              <w:rPr>
                <w:color w:val="00B050"/>
                <w:sz w:val="20"/>
                <w:szCs w:val="20"/>
              </w:rPr>
            </w:pPr>
            <w:r w:rsidRPr="0005541A">
              <w:rPr>
                <w:sz w:val="20"/>
                <w:szCs w:val="20"/>
              </w:rPr>
              <w:t>~</w:t>
            </w:r>
            <w:r w:rsidR="00B202D0" w:rsidRPr="0005541A">
              <w:rPr>
                <w:sz w:val="20"/>
                <w:szCs w:val="20"/>
              </w:rPr>
              <w:t>L</w:t>
            </w:r>
          </w:p>
        </w:tc>
        <w:tc>
          <w:tcPr>
            <w:tcW w:w="992" w:type="dxa"/>
            <w:vAlign w:val="center"/>
          </w:tcPr>
          <w:p w14:paraId="7F2AF241" w14:textId="5057F847" w:rsidR="00B202D0" w:rsidRPr="0005541A" w:rsidRDefault="00DA285C" w:rsidP="00B202D0">
            <w:pPr>
              <w:pStyle w:val="table"/>
              <w:jc w:val="center"/>
              <w:rPr>
                <w:color w:val="00B050"/>
                <w:sz w:val="20"/>
                <w:szCs w:val="20"/>
              </w:rPr>
            </w:pPr>
            <w:r w:rsidRPr="0005541A">
              <w:rPr>
                <w:sz w:val="20"/>
                <w:szCs w:val="20"/>
              </w:rPr>
              <w:t>~</w:t>
            </w:r>
            <w:r w:rsidR="00B202D0" w:rsidRPr="0005541A">
              <w:rPr>
                <w:sz w:val="20"/>
                <w:szCs w:val="20"/>
              </w:rPr>
              <w:t>L</w:t>
            </w:r>
          </w:p>
        </w:tc>
        <w:tc>
          <w:tcPr>
            <w:tcW w:w="851" w:type="dxa"/>
            <w:vAlign w:val="center"/>
          </w:tcPr>
          <w:p w14:paraId="2D9CA98A" w14:textId="79186938" w:rsidR="00B202D0" w:rsidRPr="0005541A" w:rsidRDefault="00DA285C" w:rsidP="00B202D0">
            <w:pPr>
              <w:pStyle w:val="table"/>
              <w:jc w:val="center"/>
              <w:rPr>
                <w:color w:val="00B050"/>
                <w:sz w:val="20"/>
                <w:szCs w:val="20"/>
              </w:rPr>
            </w:pPr>
            <w:r w:rsidRPr="0005541A">
              <w:rPr>
                <w:sz w:val="20"/>
                <w:szCs w:val="20"/>
              </w:rPr>
              <w:t>~</w:t>
            </w:r>
            <w:r w:rsidR="00B202D0" w:rsidRPr="0005541A">
              <w:rPr>
                <w:sz w:val="20"/>
                <w:szCs w:val="20"/>
              </w:rPr>
              <w:t>L</w:t>
            </w:r>
          </w:p>
        </w:tc>
      </w:tr>
      <w:tr w:rsidR="00B202D0" w14:paraId="3C3C75DA" w14:textId="77777777" w:rsidTr="00D1283C">
        <w:trPr>
          <w:cantSplit/>
          <w:trHeight w:val="283"/>
        </w:trPr>
        <w:tc>
          <w:tcPr>
            <w:tcW w:w="1560" w:type="dxa"/>
            <w:vMerge/>
            <w:vAlign w:val="center"/>
          </w:tcPr>
          <w:p w14:paraId="0001E034" w14:textId="77777777" w:rsidR="00B202D0" w:rsidRDefault="00B202D0" w:rsidP="00B202D0">
            <w:pPr>
              <w:pStyle w:val="table"/>
              <w:jc w:val="center"/>
            </w:pPr>
          </w:p>
        </w:tc>
        <w:tc>
          <w:tcPr>
            <w:tcW w:w="992" w:type="dxa"/>
            <w:vAlign w:val="center"/>
          </w:tcPr>
          <w:p w14:paraId="6302D346" w14:textId="0729D631" w:rsidR="00B202D0" w:rsidRPr="002331F6" w:rsidRDefault="00DA285C" w:rsidP="00B202D0">
            <w:pPr>
              <w:pStyle w:val="table"/>
              <w:jc w:val="center"/>
              <w:rPr>
                <w:i/>
                <w:iCs/>
                <w:sz w:val="20"/>
                <w:szCs w:val="20"/>
              </w:rPr>
            </w:pPr>
            <w:r>
              <w:rPr>
                <w:i/>
                <w:iCs/>
                <w:sz w:val="20"/>
                <w:szCs w:val="20"/>
              </w:rPr>
              <w:t>h</w:t>
            </w:r>
            <w:r w:rsidR="00B202D0" w:rsidRPr="002331F6">
              <w:rPr>
                <w:i/>
                <w:iCs/>
                <w:sz w:val="20"/>
                <w:szCs w:val="20"/>
              </w:rPr>
              <w:t>igh</w:t>
            </w:r>
          </w:p>
        </w:tc>
        <w:tc>
          <w:tcPr>
            <w:tcW w:w="992" w:type="dxa"/>
            <w:vAlign w:val="center"/>
          </w:tcPr>
          <w:p w14:paraId="7E7020F5" w14:textId="77777777" w:rsidR="00B202D0" w:rsidRPr="0005541A" w:rsidRDefault="00B202D0" w:rsidP="00B202D0">
            <w:pPr>
              <w:pStyle w:val="table"/>
              <w:jc w:val="center"/>
              <w:rPr>
                <w:sz w:val="20"/>
                <w:szCs w:val="20"/>
              </w:rPr>
            </w:pPr>
            <w:r w:rsidRPr="0005541A">
              <w:rPr>
                <w:sz w:val="20"/>
                <w:szCs w:val="20"/>
              </w:rPr>
              <w:t>L</w:t>
            </w:r>
          </w:p>
        </w:tc>
        <w:tc>
          <w:tcPr>
            <w:tcW w:w="992" w:type="dxa"/>
            <w:vAlign w:val="center"/>
          </w:tcPr>
          <w:p w14:paraId="2EAD60B9" w14:textId="77777777" w:rsidR="00B202D0" w:rsidRPr="0005541A" w:rsidRDefault="00B202D0" w:rsidP="00B202D0">
            <w:pPr>
              <w:pStyle w:val="table"/>
              <w:jc w:val="center"/>
              <w:rPr>
                <w:sz w:val="20"/>
                <w:szCs w:val="20"/>
              </w:rPr>
            </w:pPr>
            <w:r w:rsidRPr="0005541A">
              <w:rPr>
                <w:sz w:val="20"/>
                <w:szCs w:val="20"/>
              </w:rPr>
              <w:t>L</w:t>
            </w:r>
          </w:p>
        </w:tc>
        <w:tc>
          <w:tcPr>
            <w:tcW w:w="1134" w:type="dxa"/>
            <w:vAlign w:val="center"/>
          </w:tcPr>
          <w:p w14:paraId="4C646DA7" w14:textId="77777777" w:rsidR="00B202D0" w:rsidRPr="0005541A" w:rsidRDefault="00B202D0" w:rsidP="00B202D0">
            <w:pPr>
              <w:pStyle w:val="table"/>
              <w:jc w:val="center"/>
              <w:rPr>
                <w:sz w:val="20"/>
                <w:szCs w:val="20"/>
              </w:rPr>
            </w:pPr>
            <w:r w:rsidRPr="0005541A">
              <w:rPr>
                <w:sz w:val="20"/>
                <w:szCs w:val="20"/>
              </w:rPr>
              <w:t>L</w:t>
            </w:r>
          </w:p>
        </w:tc>
        <w:tc>
          <w:tcPr>
            <w:tcW w:w="993" w:type="dxa"/>
            <w:vAlign w:val="center"/>
          </w:tcPr>
          <w:p w14:paraId="43CF6E58" w14:textId="23055C2C" w:rsidR="00B202D0" w:rsidRPr="0005541A" w:rsidRDefault="00DA285C" w:rsidP="00B202D0">
            <w:pPr>
              <w:pStyle w:val="table"/>
              <w:jc w:val="center"/>
              <w:rPr>
                <w:sz w:val="20"/>
                <w:szCs w:val="20"/>
              </w:rPr>
            </w:pPr>
            <w:r w:rsidRPr="0005541A">
              <w:rPr>
                <w:sz w:val="20"/>
                <w:szCs w:val="20"/>
              </w:rPr>
              <w:t>~</w:t>
            </w:r>
            <w:r w:rsidR="00B202D0" w:rsidRPr="0005541A">
              <w:rPr>
                <w:sz w:val="20"/>
                <w:szCs w:val="20"/>
              </w:rPr>
              <w:t>H</w:t>
            </w:r>
          </w:p>
        </w:tc>
        <w:tc>
          <w:tcPr>
            <w:tcW w:w="850" w:type="dxa"/>
            <w:vAlign w:val="center"/>
          </w:tcPr>
          <w:p w14:paraId="07C8F52C" w14:textId="119019E9" w:rsidR="00B202D0" w:rsidRPr="0005541A" w:rsidRDefault="00B202D0" w:rsidP="00B202D0">
            <w:pPr>
              <w:pStyle w:val="table"/>
              <w:jc w:val="center"/>
              <w:rPr>
                <w:color w:val="FF0000"/>
                <w:sz w:val="20"/>
                <w:szCs w:val="20"/>
              </w:rPr>
            </w:pPr>
            <w:r w:rsidRPr="0005541A">
              <w:rPr>
                <w:color w:val="00B050"/>
                <w:sz w:val="20"/>
                <w:szCs w:val="20"/>
              </w:rPr>
              <w:t>L</w:t>
            </w:r>
          </w:p>
        </w:tc>
        <w:tc>
          <w:tcPr>
            <w:tcW w:w="992" w:type="dxa"/>
            <w:vAlign w:val="center"/>
          </w:tcPr>
          <w:p w14:paraId="43724C3C" w14:textId="61A0EFF7" w:rsidR="00B202D0" w:rsidRPr="0005541A" w:rsidRDefault="00B202D0" w:rsidP="00B202D0">
            <w:pPr>
              <w:pStyle w:val="table"/>
              <w:jc w:val="center"/>
              <w:rPr>
                <w:color w:val="FF0000"/>
                <w:sz w:val="20"/>
                <w:szCs w:val="20"/>
              </w:rPr>
            </w:pPr>
            <w:r w:rsidRPr="0005541A">
              <w:rPr>
                <w:color w:val="00B050"/>
                <w:sz w:val="20"/>
                <w:szCs w:val="20"/>
              </w:rPr>
              <w:t>L</w:t>
            </w:r>
          </w:p>
        </w:tc>
        <w:tc>
          <w:tcPr>
            <w:tcW w:w="851" w:type="dxa"/>
            <w:vAlign w:val="center"/>
          </w:tcPr>
          <w:p w14:paraId="12E37CEE" w14:textId="2E15C91B" w:rsidR="00B202D0" w:rsidRPr="0005541A" w:rsidRDefault="00B202D0" w:rsidP="00B202D0">
            <w:pPr>
              <w:pStyle w:val="table"/>
              <w:jc w:val="center"/>
              <w:rPr>
                <w:color w:val="FF0000"/>
                <w:sz w:val="20"/>
                <w:szCs w:val="20"/>
              </w:rPr>
            </w:pPr>
            <w:r w:rsidRPr="0005541A">
              <w:rPr>
                <w:color w:val="00B050"/>
                <w:sz w:val="20"/>
                <w:szCs w:val="20"/>
              </w:rPr>
              <w:t>L</w:t>
            </w:r>
          </w:p>
        </w:tc>
      </w:tr>
      <w:tr w:rsidR="00B202D0" w14:paraId="41B72504" w14:textId="77777777" w:rsidTr="00D1283C">
        <w:trPr>
          <w:cantSplit/>
          <w:trHeight w:val="283"/>
        </w:trPr>
        <w:tc>
          <w:tcPr>
            <w:tcW w:w="1560" w:type="dxa"/>
            <w:vMerge/>
            <w:vAlign w:val="center"/>
          </w:tcPr>
          <w:p w14:paraId="7681F94B" w14:textId="77777777" w:rsidR="00B202D0" w:rsidRDefault="00B202D0" w:rsidP="00B202D0">
            <w:pPr>
              <w:pStyle w:val="table"/>
              <w:jc w:val="center"/>
            </w:pPr>
            <w:commentRangeStart w:id="21"/>
          </w:p>
        </w:tc>
        <w:tc>
          <w:tcPr>
            <w:tcW w:w="992" w:type="dxa"/>
            <w:vAlign w:val="center"/>
          </w:tcPr>
          <w:p w14:paraId="7345AEED" w14:textId="3D13DA40" w:rsidR="00B202D0" w:rsidRPr="002331F6" w:rsidRDefault="00DA285C" w:rsidP="00B202D0">
            <w:pPr>
              <w:pStyle w:val="table"/>
              <w:jc w:val="center"/>
              <w:rPr>
                <w:i/>
                <w:iCs/>
                <w:sz w:val="20"/>
                <w:szCs w:val="20"/>
              </w:rPr>
            </w:pPr>
            <w:commentRangeStart w:id="22"/>
            <w:r>
              <w:rPr>
                <w:i/>
                <w:iCs/>
                <w:sz w:val="20"/>
                <w:szCs w:val="20"/>
              </w:rPr>
              <w:t>v</w:t>
            </w:r>
            <w:r w:rsidR="00B202D0" w:rsidRPr="002331F6">
              <w:rPr>
                <w:i/>
                <w:iCs/>
                <w:sz w:val="20"/>
                <w:szCs w:val="20"/>
              </w:rPr>
              <w:t>ery high</w:t>
            </w:r>
          </w:p>
        </w:tc>
        <w:tc>
          <w:tcPr>
            <w:tcW w:w="992" w:type="dxa"/>
            <w:vAlign w:val="center"/>
          </w:tcPr>
          <w:p w14:paraId="53549D87" w14:textId="77777777" w:rsidR="00B202D0" w:rsidRPr="0005541A" w:rsidRDefault="00B202D0" w:rsidP="00B202D0">
            <w:pPr>
              <w:pStyle w:val="table"/>
              <w:jc w:val="center"/>
              <w:rPr>
                <w:sz w:val="20"/>
                <w:szCs w:val="20"/>
              </w:rPr>
            </w:pPr>
            <w:r w:rsidRPr="0005541A">
              <w:rPr>
                <w:sz w:val="20"/>
                <w:szCs w:val="20"/>
              </w:rPr>
              <w:t>L</w:t>
            </w:r>
          </w:p>
        </w:tc>
        <w:tc>
          <w:tcPr>
            <w:tcW w:w="992" w:type="dxa"/>
            <w:vAlign w:val="center"/>
          </w:tcPr>
          <w:p w14:paraId="702C1F61" w14:textId="77777777" w:rsidR="00B202D0" w:rsidRPr="0005541A" w:rsidRDefault="00B202D0" w:rsidP="00B202D0">
            <w:pPr>
              <w:pStyle w:val="table"/>
              <w:jc w:val="center"/>
              <w:rPr>
                <w:sz w:val="20"/>
                <w:szCs w:val="20"/>
              </w:rPr>
            </w:pPr>
            <w:r w:rsidRPr="0005541A">
              <w:rPr>
                <w:sz w:val="20"/>
                <w:szCs w:val="20"/>
              </w:rPr>
              <w:t>L</w:t>
            </w:r>
          </w:p>
        </w:tc>
        <w:tc>
          <w:tcPr>
            <w:tcW w:w="1134" w:type="dxa"/>
            <w:vAlign w:val="center"/>
          </w:tcPr>
          <w:p w14:paraId="67BCB62F" w14:textId="77777777" w:rsidR="00B202D0" w:rsidRPr="0005541A" w:rsidRDefault="00B202D0" w:rsidP="00B202D0">
            <w:pPr>
              <w:pStyle w:val="table"/>
              <w:jc w:val="center"/>
              <w:rPr>
                <w:sz w:val="20"/>
                <w:szCs w:val="20"/>
              </w:rPr>
            </w:pPr>
            <w:r w:rsidRPr="0005541A">
              <w:rPr>
                <w:sz w:val="20"/>
                <w:szCs w:val="20"/>
              </w:rPr>
              <w:t>L</w:t>
            </w:r>
          </w:p>
        </w:tc>
        <w:tc>
          <w:tcPr>
            <w:tcW w:w="993" w:type="dxa"/>
            <w:vAlign w:val="center"/>
          </w:tcPr>
          <w:p w14:paraId="4DA62348" w14:textId="68D0DF9A" w:rsidR="00B202D0" w:rsidRPr="0005541A" w:rsidRDefault="00DA285C" w:rsidP="00B202D0">
            <w:pPr>
              <w:pStyle w:val="table"/>
              <w:jc w:val="center"/>
              <w:rPr>
                <w:sz w:val="20"/>
                <w:szCs w:val="20"/>
              </w:rPr>
            </w:pPr>
            <w:r w:rsidRPr="0005541A">
              <w:rPr>
                <w:sz w:val="20"/>
                <w:szCs w:val="20"/>
              </w:rPr>
              <w:t>~</w:t>
            </w:r>
            <w:r w:rsidR="00B202D0" w:rsidRPr="0005541A">
              <w:rPr>
                <w:sz w:val="20"/>
                <w:szCs w:val="20"/>
              </w:rPr>
              <w:t>H</w:t>
            </w:r>
          </w:p>
        </w:tc>
        <w:tc>
          <w:tcPr>
            <w:tcW w:w="850" w:type="dxa"/>
            <w:vAlign w:val="center"/>
          </w:tcPr>
          <w:p w14:paraId="79A464CF" w14:textId="790CC8C4" w:rsidR="00B202D0" w:rsidRPr="0005541A" w:rsidRDefault="00B202D0" w:rsidP="00B202D0">
            <w:pPr>
              <w:pStyle w:val="table"/>
              <w:jc w:val="center"/>
              <w:rPr>
                <w:sz w:val="20"/>
                <w:szCs w:val="20"/>
              </w:rPr>
            </w:pPr>
            <w:r w:rsidRPr="0005541A">
              <w:rPr>
                <w:color w:val="FF0000"/>
                <w:sz w:val="20"/>
                <w:szCs w:val="20"/>
              </w:rPr>
              <w:t>L</w:t>
            </w:r>
          </w:p>
        </w:tc>
        <w:tc>
          <w:tcPr>
            <w:tcW w:w="992" w:type="dxa"/>
            <w:vAlign w:val="center"/>
          </w:tcPr>
          <w:p w14:paraId="32BC495E" w14:textId="770F69BB" w:rsidR="00B202D0" w:rsidRPr="0005541A" w:rsidRDefault="00B202D0" w:rsidP="00B202D0">
            <w:pPr>
              <w:pStyle w:val="table"/>
              <w:jc w:val="center"/>
              <w:rPr>
                <w:sz w:val="20"/>
                <w:szCs w:val="20"/>
              </w:rPr>
            </w:pPr>
            <w:r w:rsidRPr="0005541A">
              <w:rPr>
                <w:color w:val="FF0000"/>
                <w:sz w:val="20"/>
                <w:szCs w:val="20"/>
              </w:rPr>
              <w:t>L</w:t>
            </w:r>
          </w:p>
        </w:tc>
        <w:tc>
          <w:tcPr>
            <w:tcW w:w="851" w:type="dxa"/>
            <w:vAlign w:val="center"/>
          </w:tcPr>
          <w:p w14:paraId="7C5771D6" w14:textId="41B83842" w:rsidR="00B202D0" w:rsidRPr="0005541A" w:rsidRDefault="00B202D0" w:rsidP="00B202D0">
            <w:pPr>
              <w:pStyle w:val="table"/>
              <w:jc w:val="center"/>
              <w:rPr>
                <w:sz w:val="20"/>
                <w:szCs w:val="20"/>
              </w:rPr>
            </w:pPr>
            <w:r w:rsidRPr="0005541A">
              <w:rPr>
                <w:color w:val="FF0000"/>
                <w:sz w:val="20"/>
                <w:szCs w:val="20"/>
              </w:rPr>
              <w:t>L</w:t>
            </w:r>
            <w:commentRangeEnd w:id="22"/>
            <w:r w:rsidR="00A1588C">
              <w:rPr>
                <w:rStyle w:val="CommentReference"/>
              </w:rPr>
              <w:commentReference w:id="22"/>
            </w:r>
            <w:r w:rsidR="00A22015">
              <w:rPr>
                <w:rStyle w:val="CommentReference"/>
              </w:rPr>
              <w:commentReference w:id="21"/>
            </w:r>
          </w:p>
        </w:tc>
      </w:tr>
      <w:commentRangeEnd w:id="21"/>
      <w:tr w:rsidR="00323ABC" w14:paraId="680DDB97" w14:textId="77777777" w:rsidTr="00D1283C">
        <w:trPr>
          <w:cantSplit/>
          <w:trHeight w:val="283"/>
        </w:trPr>
        <w:tc>
          <w:tcPr>
            <w:tcW w:w="1560" w:type="dxa"/>
            <w:vMerge w:val="restart"/>
            <w:vAlign w:val="center"/>
          </w:tcPr>
          <w:p w14:paraId="2A13D11D" w14:textId="77777777" w:rsidR="00323ABC" w:rsidRDefault="00323ABC" w:rsidP="002331F6">
            <w:pPr>
              <w:pStyle w:val="table"/>
              <w:jc w:val="center"/>
            </w:pPr>
            <w:r>
              <w:t>Early differentiation</w:t>
            </w:r>
          </w:p>
        </w:tc>
        <w:tc>
          <w:tcPr>
            <w:tcW w:w="992" w:type="dxa"/>
            <w:vAlign w:val="center"/>
          </w:tcPr>
          <w:p w14:paraId="554A0406" w14:textId="5C0F2B88" w:rsidR="00323ABC" w:rsidRPr="002331F6" w:rsidRDefault="00323ABC" w:rsidP="00323ABC">
            <w:pPr>
              <w:pStyle w:val="table"/>
              <w:jc w:val="center"/>
              <w:rPr>
                <w:i/>
                <w:iCs/>
                <w:sz w:val="20"/>
                <w:szCs w:val="20"/>
              </w:rPr>
            </w:pPr>
            <w:r>
              <w:rPr>
                <w:i/>
                <w:iCs/>
                <w:sz w:val="20"/>
                <w:szCs w:val="20"/>
              </w:rPr>
              <w:t>v</w:t>
            </w:r>
            <w:r w:rsidRPr="002331F6">
              <w:rPr>
                <w:i/>
                <w:iCs/>
                <w:sz w:val="20"/>
                <w:szCs w:val="20"/>
              </w:rPr>
              <w:t>ery low</w:t>
            </w:r>
          </w:p>
        </w:tc>
        <w:tc>
          <w:tcPr>
            <w:tcW w:w="992" w:type="dxa"/>
            <w:vAlign w:val="center"/>
          </w:tcPr>
          <w:p w14:paraId="138946C1" w14:textId="6F45BBB7" w:rsidR="00323ABC" w:rsidRPr="0005541A" w:rsidRDefault="00323ABC" w:rsidP="002331F6">
            <w:pPr>
              <w:pStyle w:val="table"/>
              <w:jc w:val="center"/>
              <w:rPr>
                <w:sz w:val="20"/>
                <w:szCs w:val="20"/>
              </w:rPr>
            </w:pPr>
            <w:r w:rsidRPr="0005541A">
              <w:rPr>
                <w:sz w:val="20"/>
                <w:szCs w:val="20"/>
              </w:rPr>
              <w:t>H</w:t>
            </w:r>
          </w:p>
        </w:tc>
        <w:tc>
          <w:tcPr>
            <w:tcW w:w="992" w:type="dxa"/>
            <w:vAlign w:val="center"/>
          </w:tcPr>
          <w:p w14:paraId="146C1529" w14:textId="56345FC0" w:rsidR="00323ABC" w:rsidRPr="0005541A" w:rsidRDefault="00323ABC" w:rsidP="002331F6">
            <w:pPr>
              <w:pStyle w:val="table"/>
              <w:jc w:val="center"/>
              <w:rPr>
                <w:sz w:val="20"/>
                <w:szCs w:val="20"/>
              </w:rPr>
            </w:pPr>
            <w:r w:rsidRPr="0005541A">
              <w:rPr>
                <w:sz w:val="20"/>
                <w:szCs w:val="20"/>
              </w:rPr>
              <w:t>-</w:t>
            </w:r>
          </w:p>
        </w:tc>
        <w:tc>
          <w:tcPr>
            <w:tcW w:w="1134" w:type="dxa"/>
            <w:vAlign w:val="center"/>
          </w:tcPr>
          <w:p w14:paraId="11747E78" w14:textId="6508FF64" w:rsidR="00323ABC" w:rsidRPr="0005541A" w:rsidRDefault="00323ABC" w:rsidP="002331F6">
            <w:pPr>
              <w:pStyle w:val="table"/>
              <w:jc w:val="center"/>
              <w:rPr>
                <w:sz w:val="20"/>
                <w:szCs w:val="20"/>
              </w:rPr>
            </w:pPr>
            <w:r w:rsidRPr="0005541A">
              <w:rPr>
                <w:sz w:val="20"/>
                <w:szCs w:val="20"/>
              </w:rPr>
              <w:t>-</w:t>
            </w:r>
          </w:p>
        </w:tc>
        <w:tc>
          <w:tcPr>
            <w:tcW w:w="993" w:type="dxa"/>
            <w:vAlign w:val="center"/>
          </w:tcPr>
          <w:p w14:paraId="3D247A64" w14:textId="303DA253" w:rsidR="00323ABC" w:rsidRPr="0005541A" w:rsidRDefault="00323ABC" w:rsidP="002331F6">
            <w:pPr>
              <w:pStyle w:val="table"/>
              <w:jc w:val="center"/>
              <w:rPr>
                <w:sz w:val="20"/>
                <w:szCs w:val="20"/>
              </w:rPr>
            </w:pPr>
            <w:r w:rsidRPr="0005541A">
              <w:rPr>
                <w:sz w:val="20"/>
                <w:szCs w:val="20"/>
              </w:rPr>
              <w:t>-</w:t>
            </w:r>
          </w:p>
        </w:tc>
        <w:tc>
          <w:tcPr>
            <w:tcW w:w="850" w:type="dxa"/>
            <w:vAlign w:val="center"/>
          </w:tcPr>
          <w:p w14:paraId="3B781C08" w14:textId="29905AF5" w:rsidR="00323ABC" w:rsidRPr="0005541A" w:rsidRDefault="00323ABC" w:rsidP="002331F6">
            <w:pPr>
              <w:pStyle w:val="table"/>
              <w:jc w:val="center"/>
              <w:rPr>
                <w:sz w:val="20"/>
                <w:szCs w:val="20"/>
              </w:rPr>
            </w:pPr>
            <w:r w:rsidRPr="0005541A">
              <w:rPr>
                <w:sz w:val="20"/>
                <w:szCs w:val="20"/>
              </w:rPr>
              <w:t>-</w:t>
            </w:r>
          </w:p>
        </w:tc>
        <w:tc>
          <w:tcPr>
            <w:tcW w:w="992" w:type="dxa"/>
            <w:vAlign w:val="center"/>
          </w:tcPr>
          <w:p w14:paraId="09D8203F" w14:textId="52243750" w:rsidR="00323ABC" w:rsidRPr="0005541A" w:rsidRDefault="00323ABC" w:rsidP="002331F6">
            <w:pPr>
              <w:pStyle w:val="table"/>
              <w:jc w:val="center"/>
              <w:rPr>
                <w:sz w:val="20"/>
                <w:szCs w:val="20"/>
              </w:rPr>
            </w:pPr>
            <w:r w:rsidRPr="0005541A">
              <w:rPr>
                <w:sz w:val="20"/>
                <w:szCs w:val="20"/>
              </w:rPr>
              <w:t>-</w:t>
            </w:r>
          </w:p>
        </w:tc>
        <w:tc>
          <w:tcPr>
            <w:tcW w:w="851" w:type="dxa"/>
            <w:vAlign w:val="center"/>
          </w:tcPr>
          <w:p w14:paraId="4359D359" w14:textId="6A701525" w:rsidR="00323ABC" w:rsidRPr="0005541A" w:rsidRDefault="00323ABC" w:rsidP="002331F6">
            <w:pPr>
              <w:pStyle w:val="table"/>
              <w:jc w:val="center"/>
              <w:rPr>
                <w:sz w:val="20"/>
                <w:szCs w:val="20"/>
              </w:rPr>
            </w:pPr>
            <w:r w:rsidRPr="0005541A">
              <w:rPr>
                <w:sz w:val="20"/>
                <w:szCs w:val="20"/>
              </w:rPr>
              <w:t>-</w:t>
            </w:r>
          </w:p>
        </w:tc>
      </w:tr>
      <w:tr w:rsidR="002331F6" w14:paraId="13600DB0" w14:textId="77777777" w:rsidTr="00D1283C">
        <w:trPr>
          <w:cantSplit/>
          <w:trHeight w:val="283"/>
        </w:trPr>
        <w:tc>
          <w:tcPr>
            <w:tcW w:w="1560" w:type="dxa"/>
            <w:vMerge/>
            <w:vAlign w:val="center"/>
          </w:tcPr>
          <w:p w14:paraId="3EA8EE6E" w14:textId="77777777" w:rsidR="002331F6" w:rsidRDefault="002331F6" w:rsidP="002331F6">
            <w:pPr>
              <w:pStyle w:val="table"/>
              <w:jc w:val="center"/>
            </w:pPr>
          </w:p>
        </w:tc>
        <w:tc>
          <w:tcPr>
            <w:tcW w:w="992" w:type="dxa"/>
            <w:vAlign w:val="center"/>
          </w:tcPr>
          <w:p w14:paraId="71CFC401" w14:textId="32EBA986" w:rsidR="002331F6" w:rsidRPr="002331F6" w:rsidRDefault="00DA285C" w:rsidP="00B202D0">
            <w:pPr>
              <w:pStyle w:val="table"/>
              <w:jc w:val="center"/>
              <w:rPr>
                <w:i/>
                <w:iCs/>
                <w:sz w:val="20"/>
                <w:szCs w:val="20"/>
              </w:rPr>
            </w:pPr>
            <w:r>
              <w:rPr>
                <w:i/>
                <w:iCs/>
                <w:sz w:val="20"/>
                <w:szCs w:val="20"/>
              </w:rPr>
              <w:t>l</w:t>
            </w:r>
            <w:r w:rsidR="002331F6" w:rsidRPr="002331F6">
              <w:rPr>
                <w:i/>
                <w:iCs/>
                <w:sz w:val="20"/>
                <w:szCs w:val="20"/>
              </w:rPr>
              <w:t>ow</w:t>
            </w:r>
          </w:p>
        </w:tc>
        <w:tc>
          <w:tcPr>
            <w:tcW w:w="992" w:type="dxa"/>
            <w:vAlign w:val="center"/>
          </w:tcPr>
          <w:p w14:paraId="4A9F5698" w14:textId="77777777" w:rsidR="002331F6" w:rsidRPr="0005541A" w:rsidRDefault="002331F6" w:rsidP="002331F6">
            <w:pPr>
              <w:pStyle w:val="table"/>
              <w:jc w:val="center"/>
              <w:rPr>
                <w:sz w:val="20"/>
                <w:szCs w:val="20"/>
              </w:rPr>
            </w:pPr>
            <w:r w:rsidRPr="0005541A">
              <w:rPr>
                <w:sz w:val="20"/>
                <w:szCs w:val="20"/>
              </w:rPr>
              <w:t>L</w:t>
            </w:r>
          </w:p>
        </w:tc>
        <w:tc>
          <w:tcPr>
            <w:tcW w:w="992" w:type="dxa"/>
            <w:vAlign w:val="center"/>
          </w:tcPr>
          <w:p w14:paraId="5DC9E55A" w14:textId="77777777" w:rsidR="002331F6" w:rsidRPr="0005541A" w:rsidRDefault="002331F6" w:rsidP="002331F6">
            <w:pPr>
              <w:pStyle w:val="table"/>
              <w:jc w:val="center"/>
              <w:rPr>
                <w:sz w:val="20"/>
                <w:szCs w:val="20"/>
              </w:rPr>
            </w:pPr>
            <w:r w:rsidRPr="0005541A">
              <w:rPr>
                <w:sz w:val="20"/>
                <w:szCs w:val="20"/>
              </w:rPr>
              <w:t>-</w:t>
            </w:r>
          </w:p>
        </w:tc>
        <w:tc>
          <w:tcPr>
            <w:tcW w:w="1134" w:type="dxa"/>
            <w:vAlign w:val="center"/>
          </w:tcPr>
          <w:p w14:paraId="25708942" w14:textId="77777777" w:rsidR="002331F6" w:rsidRPr="0005541A" w:rsidRDefault="002331F6" w:rsidP="002331F6">
            <w:pPr>
              <w:pStyle w:val="table"/>
              <w:jc w:val="center"/>
              <w:rPr>
                <w:sz w:val="20"/>
                <w:szCs w:val="20"/>
              </w:rPr>
            </w:pPr>
            <w:r w:rsidRPr="0005541A">
              <w:rPr>
                <w:sz w:val="20"/>
                <w:szCs w:val="20"/>
              </w:rPr>
              <w:t>-</w:t>
            </w:r>
          </w:p>
        </w:tc>
        <w:tc>
          <w:tcPr>
            <w:tcW w:w="993" w:type="dxa"/>
            <w:vAlign w:val="center"/>
          </w:tcPr>
          <w:p w14:paraId="694E8177" w14:textId="77777777" w:rsidR="002331F6" w:rsidRPr="0005541A" w:rsidRDefault="002331F6" w:rsidP="002331F6">
            <w:pPr>
              <w:pStyle w:val="table"/>
              <w:jc w:val="center"/>
              <w:rPr>
                <w:color w:val="00B050"/>
                <w:sz w:val="20"/>
                <w:szCs w:val="20"/>
              </w:rPr>
            </w:pPr>
            <w:r w:rsidRPr="0005541A">
              <w:rPr>
                <w:color w:val="00B050"/>
                <w:sz w:val="20"/>
                <w:szCs w:val="20"/>
              </w:rPr>
              <w:t>H</w:t>
            </w:r>
          </w:p>
        </w:tc>
        <w:tc>
          <w:tcPr>
            <w:tcW w:w="850" w:type="dxa"/>
            <w:vAlign w:val="center"/>
          </w:tcPr>
          <w:p w14:paraId="03C99FEE" w14:textId="77777777" w:rsidR="002331F6" w:rsidRPr="0005541A" w:rsidRDefault="002331F6" w:rsidP="002331F6">
            <w:pPr>
              <w:pStyle w:val="table"/>
              <w:jc w:val="center"/>
              <w:rPr>
                <w:color w:val="00B050"/>
                <w:sz w:val="20"/>
                <w:szCs w:val="20"/>
              </w:rPr>
            </w:pPr>
            <w:r w:rsidRPr="0005541A">
              <w:rPr>
                <w:color w:val="00B050"/>
                <w:sz w:val="20"/>
                <w:szCs w:val="20"/>
              </w:rPr>
              <w:t>L</w:t>
            </w:r>
          </w:p>
        </w:tc>
        <w:tc>
          <w:tcPr>
            <w:tcW w:w="992" w:type="dxa"/>
            <w:vAlign w:val="center"/>
          </w:tcPr>
          <w:p w14:paraId="69091DF0" w14:textId="77777777" w:rsidR="002331F6" w:rsidRPr="0005541A" w:rsidRDefault="002331F6" w:rsidP="002331F6">
            <w:pPr>
              <w:pStyle w:val="table"/>
              <w:jc w:val="center"/>
              <w:rPr>
                <w:color w:val="00B050"/>
                <w:sz w:val="20"/>
                <w:szCs w:val="20"/>
              </w:rPr>
            </w:pPr>
            <w:r w:rsidRPr="0005541A">
              <w:rPr>
                <w:color w:val="00B050"/>
                <w:sz w:val="20"/>
                <w:szCs w:val="20"/>
              </w:rPr>
              <w:t>L</w:t>
            </w:r>
          </w:p>
        </w:tc>
        <w:tc>
          <w:tcPr>
            <w:tcW w:w="851" w:type="dxa"/>
            <w:vAlign w:val="center"/>
          </w:tcPr>
          <w:p w14:paraId="1DCE6E09" w14:textId="77777777" w:rsidR="002331F6" w:rsidRPr="0005541A" w:rsidRDefault="002331F6" w:rsidP="002331F6">
            <w:pPr>
              <w:pStyle w:val="table"/>
              <w:jc w:val="center"/>
              <w:rPr>
                <w:color w:val="00B050"/>
                <w:sz w:val="20"/>
                <w:szCs w:val="20"/>
              </w:rPr>
            </w:pPr>
            <w:r w:rsidRPr="0005541A">
              <w:rPr>
                <w:color w:val="00B050"/>
                <w:sz w:val="20"/>
                <w:szCs w:val="20"/>
              </w:rPr>
              <w:t>L</w:t>
            </w:r>
          </w:p>
        </w:tc>
      </w:tr>
      <w:tr w:rsidR="002331F6" w14:paraId="7A9CCB46" w14:textId="77777777" w:rsidTr="00D1283C">
        <w:trPr>
          <w:cantSplit/>
          <w:trHeight w:val="283"/>
        </w:trPr>
        <w:tc>
          <w:tcPr>
            <w:tcW w:w="1560" w:type="dxa"/>
            <w:vMerge/>
            <w:vAlign w:val="center"/>
          </w:tcPr>
          <w:p w14:paraId="66F9D82D" w14:textId="77777777" w:rsidR="002331F6" w:rsidRDefault="002331F6" w:rsidP="002331F6">
            <w:pPr>
              <w:pStyle w:val="table"/>
              <w:jc w:val="center"/>
            </w:pPr>
          </w:p>
        </w:tc>
        <w:tc>
          <w:tcPr>
            <w:tcW w:w="992" w:type="dxa"/>
            <w:vAlign w:val="center"/>
          </w:tcPr>
          <w:p w14:paraId="19E71BE1" w14:textId="6078621B" w:rsidR="002331F6" w:rsidRPr="002331F6" w:rsidRDefault="00DA285C" w:rsidP="00B202D0">
            <w:pPr>
              <w:pStyle w:val="table"/>
              <w:jc w:val="center"/>
              <w:rPr>
                <w:i/>
                <w:iCs/>
                <w:sz w:val="20"/>
                <w:szCs w:val="20"/>
              </w:rPr>
            </w:pPr>
            <w:r>
              <w:rPr>
                <w:i/>
                <w:iCs/>
                <w:sz w:val="20"/>
                <w:szCs w:val="20"/>
              </w:rPr>
              <w:t>m</w:t>
            </w:r>
            <w:r w:rsidR="002331F6" w:rsidRPr="002331F6">
              <w:rPr>
                <w:i/>
                <w:iCs/>
                <w:sz w:val="20"/>
                <w:szCs w:val="20"/>
              </w:rPr>
              <w:t>edium</w:t>
            </w:r>
          </w:p>
        </w:tc>
        <w:tc>
          <w:tcPr>
            <w:tcW w:w="992" w:type="dxa"/>
            <w:vAlign w:val="center"/>
          </w:tcPr>
          <w:p w14:paraId="52253EEF" w14:textId="77777777" w:rsidR="002331F6" w:rsidRPr="0005541A" w:rsidRDefault="002331F6" w:rsidP="002331F6">
            <w:pPr>
              <w:pStyle w:val="table"/>
              <w:jc w:val="center"/>
              <w:rPr>
                <w:sz w:val="20"/>
                <w:szCs w:val="20"/>
              </w:rPr>
            </w:pPr>
            <w:r w:rsidRPr="0005541A">
              <w:rPr>
                <w:sz w:val="20"/>
                <w:szCs w:val="20"/>
              </w:rPr>
              <w:t>L</w:t>
            </w:r>
          </w:p>
        </w:tc>
        <w:tc>
          <w:tcPr>
            <w:tcW w:w="992" w:type="dxa"/>
            <w:vAlign w:val="center"/>
          </w:tcPr>
          <w:p w14:paraId="79EC3980" w14:textId="77777777" w:rsidR="002331F6" w:rsidRPr="0005541A" w:rsidRDefault="002331F6" w:rsidP="002331F6">
            <w:pPr>
              <w:pStyle w:val="table"/>
              <w:jc w:val="center"/>
              <w:rPr>
                <w:sz w:val="20"/>
                <w:szCs w:val="20"/>
              </w:rPr>
            </w:pPr>
            <w:r w:rsidRPr="0005541A">
              <w:rPr>
                <w:sz w:val="20"/>
                <w:szCs w:val="20"/>
              </w:rPr>
              <w:t>-</w:t>
            </w:r>
          </w:p>
        </w:tc>
        <w:tc>
          <w:tcPr>
            <w:tcW w:w="1134" w:type="dxa"/>
            <w:vAlign w:val="center"/>
          </w:tcPr>
          <w:p w14:paraId="7666EC2B" w14:textId="77777777" w:rsidR="002331F6" w:rsidRPr="0005541A" w:rsidRDefault="002331F6" w:rsidP="002331F6">
            <w:pPr>
              <w:pStyle w:val="table"/>
              <w:jc w:val="center"/>
              <w:rPr>
                <w:sz w:val="20"/>
                <w:szCs w:val="20"/>
              </w:rPr>
            </w:pPr>
            <w:r w:rsidRPr="0005541A">
              <w:rPr>
                <w:sz w:val="20"/>
                <w:szCs w:val="20"/>
              </w:rPr>
              <w:t>-</w:t>
            </w:r>
          </w:p>
        </w:tc>
        <w:tc>
          <w:tcPr>
            <w:tcW w:w="993" w:type="dxa"/>
            <w:vAlign w:val="center"/>
          </w:tcPr>
          <w:p w14:paraId="657F1372" w14:textId="77777777" w:rsidR="002331F6" w:rsidRPr="0005541A" w:rsidRDefault="002331F6" w:rsidP="002331F6">
            <w:pPr>
              <w:pStyle w:val="table"/>
              <w:jc w:val="center"/>
              <w:rPr>
                <w:color w:val="FF0000"/>
                <w:sz w:val="20"/>
                <w:szCs w:val="20"/>
              </w:rPr>
            </w:pPr>
            <w:r w:rsidRPr="0005541A">
              <w:rPr>
                <w:color w:val="FF0000"/>
                <w:sz w:val="20"/>
                <w:szCs w:val="20"/>
              </w:rPr>
              <w:t>H</w:t>
            </w:r>
          </w:p>
        </w:tc>
        <w:tc>
          <w:tcPr>
            <w:tcW w:w="850" w:type="dxa"/>
            <w:vAlign w:val="center"/>
          </w:tcPr>
          <w:p w14:paraId="5719F6EC" w14:textId="77777777" w:rsidR="002331F6" w:rsidRPr="0005541A" w:rsidRDefault="002331F6" w:rsidP="002331F6">
            <w:pPr>
              <w:pStyle w:val="table"/>
              <w:jc w:val="center"/>
              <w:rPr>
                <w:color w:val="FF0000"/>
                <w:sz w:val="20"/>
                <w:szCs w:val="20"/>
              </w:rPr>
            </w:pPr>
            <w:r w:rsidRPr="0005541A">
              <w:rPr>
                <w:color w:val="FF0000"/>
                <w:sz w:val="20"/>
                <w:szCs w:val="20"/>
              </w:rPr>
              <w:t>L</w:t>
            </w:r>
          </w:p>
        </w:tc>
        <w:tc>
          <w:tcPr>
            <w:tcW w:w="992" w:type="dxa"/>
            <w:vAlign w:val="center"/>
          </w:tcPr>
          <w:p w14:paraId="1A2294E7" w14:textId="77777777" w:rsidR="002331F6" w:rsidRPr="0005541A" w:rsidRDefault="002331F6" w:rsidP="002331F6">
            <w:pPr>
              <w:pStyle w:val="table"/>
              <w:jc w:val="center"/>
              <w:rPr>
                <w:color w:val="FF0000"/>
                <w:sz w:val="20"/>
                <w:szCs w:val="20"/>
              </w:rPr>
            </w:pPr>
            <w:r w:rsidRPr="0005541A">
              <w:rPr>
                <w:color w:val="FF0000"/>
                <w:sz w:val="20"/>
                <w:szCs w:val="20"/>
              </w:rPr>
              <w:t>L</w:t>
            </w:r>
          </w:p>
        </w:tc>
        <w:tc>
          <w:tcPr>
            <w:tcW w:w="851" w:type="dxa"/>
            <w:vAlign w:val="center"/>
          </w:tcPr>
          <w:p w14:paraId="3BB71B3D" w14:textId="77777777" w:rsidR="002331F6" w:rsidRPr="0005541A" w:rsidRDefault="002331F6" w:rsidP="002331F6">
            <w:pPr>
              <w:pStyle w:val="table"/>
              <w:jc w:val="center"/>
              <w:rPr>
                <w:color w:val="FF0000"/>
                <w:sz w:val="20"/>
                <w:szCs w:val="20"/>
              </w:rPr>
            </w:pPr>
            <w:r w:rsidRPr="0005541A">
              <w:rPr>
                <w:color w:val="FF0000"/>
                <w:sz w:val="20"/>
                <w:szCs w:val="20"/>
              </w:rPr>
              <w:t>L</w:t>
            </w:r>
          </w:p>
        </w:tc>
      </w:tr>
      <w:tr w:rsidR="002331F6" w14:paraId="1359F36B" w14:textId="77777777" w:rsidTr="00D1283C">
        <w:trPr>
          <w:cantSplit/>
          <w:trHeight w:val="283"/>
        </w:trPr>
        <w:tc>
          <w:tcPr>
            <w:tcW w:w="1560" w:type="dxa"/>
            <w:vMerge/>
            <w:vAlign w:val="center"/>
          </w:tcPr>
          <w:p w14:paraId="6C2F2DA5" w14:textId="77777777" w:rsidR="002331F6" w:rsidRDefault="002331F6" w:rsidP="002331F6">
            <w:pPr>
              <w:pStyle w:val="table"/>
              <w:jc w:val="center"/>
            </w:pPr>
          </w:p>
        </w:tc>
        <w:tc>
          <w:tcPr>
            <w:tcW w:w="992" w:type="dxa"/>
            <w:vAlign w:val="center"/>
          </w:tcPr>
          <w:p w14:paraId="68F6FE76" w14:textId="2B2963BD" w:rsidR="002331F6" w:rsidRPr="002331F6" w:rsidRDefault="00DA285C" w:rsidP="00B202D0">
            <w:pPr>
              <w:pStyle w:val="table"/>
              <w:jc w:val="center"/>
              <w:rPr>
                <w:i/>
                <w:iCs/>
                <w:sz w:val="20"/>
                <w:szCs w:val="20"/>
              </w:rPr>
            </w:pPr>
            <w:r>
              <w:rPr>
                <w:i/>
                <w:iCs/>
                <w:sz w:val="20"/>
                <w:szCs w:val="20"/>
              </w:rPr>
              <w:t>h</w:t>
            </w:r>
            <w:r w:rsidR="002331F6" w:rsidRPr="002331F6">
              <w:rPr>
                <w:i/>
                <w:iCs/>
                <w:sz w:val="20"/>
                <w:szCs w:val="20"/>
              </w:rPr>
              <w:t>igh</w:t>
            </w:r>
          </w:p>
        </w:tc>
        <w:tc>
          <w:tcPr>
            <w:tcW w:w="992" w:type="dxa"/>
            <w:vAlign w:val="center"/>
          </w:tcPr>
          <w:p w14:paraId="668CE7E1" w14:textId="77777777" w:rsidR="002331F6" w:rsidRPr="0005541A" w:rsidRDefault="002331F6" w:rsidP="002331F6">
            <w:pPr>
              <w:pStyle w:val="table"/>
              <w:jc w:val="center"/>
              <w:rPr>
                <w:sz w:val="20"/>
                <w:szCs w:val="20"/>
              </w:rPr>
            </w:pPr>
            <w:r w:rsidRPr="0005541A">
              <w:rPr>
                <w:sz w:val="20"/>
                <w:szCs w:val="20"/>
              </w:rPr>
              <w:t>L</w:t>
            </w:r>
          </w:p>
        </w:tc>
        <w:tc>
          <w:tcPr>
            <w:tcW w:w="992" w:type="dxa"/>
            <w:vAlign w:val="center"/>
          </w:tcPr>
          <w:p w14:paraId="46A89BF9" w14:textId="77777777" w:rsidR="002331F6" w:rsidRPr="0005541A" w:rsidRDefault="002331F6" w:rsidP="002331F6">
            <w:pPr>
              <w:pStyle w:val="table"/>
              <w:jc w:val="center"/>
              <w:rPr>
                <w:sz w:val="20"/>
                <w:szCs w:val="20"/>
              </w:rPr>
            </w:pPr>
            <w:r w:rsidRPr="0005541A">
              <w:rPr>
                <w:sz w:val="20"/>
                <w:szCs w:val="20"/>
              </w:rPr>
              <w:t>-</w:t>
            </w:r>
          </w:p>
        </w:tc>
        <w:tc>
          <w:tcPr>
            <w:tcW w:w="1134" w:type="dxa"/>
            <w:vAlign w:val="center"/>
          </w:tcPr>
          <w:p w14:paraId="4D747540" w14:textId="77777777" w:rsidR="002331F6" w:rsidRPr="0005541A" w:rsidRDefault="002331F6" w:rsidP="002331F6">
            <w:pPr>
              <w:pStyle w:val="table"/>
              <w:jc w:val="center"/>
              <w:rPr>
                <w:sz w:val="20"/>
                <w:szCs w:val="20"/>
              </w:rPr>
            </w:pPr>
            <w:r w:rsidRPr="0005541A">
              <w:rPr>
                <w:sz w:val="20"/>
                <w:szCs w:val="20"/>
              </w:rPr>
              <w:t>-</w:t>
            </w:r>
          </w:p>
        </w:tc>
        <w:tc>
          <w:tcPr>
            <w:tcW w:w="993" w:type="dxa"/>
            <w:vAlign w:val="center"/>
          </w:tcPr>
          <w:p w14:paraId="07C2F145" w14:textId="77777777" w:rsidR="002331F6" w:rsidRPr="0005541A" w:rsidRDefault="002331F6" w:rsidP="002331F6">
            <w:pPr>
              <w:pStyle w:val="table"/>
              <w:jc w:val="center"/>
              <w:rPr>
                <w:color w:val="0070C0"/>
                <w:sz w:val="20"/>
                <w:szCs w:val="20"/>
              </w:rPr>
            </w:pPr>
            <w:r w:rsidRPr="0005541A">
              <w:rPr>
                <w:color w:val="0070C0"/>
                <w:sz w:val="20"/>
                <w:szCs w:val="20"/>
              </w:rPr>
              <w:t>H</w:t>
            </w:r>
          </w:p>
        </w:tc>
        <w:tc>
          <w:tcPr>
            <w:tcW w:w="850" w:type="dxa"/>
            <w:vAlign w:val="center"/>
          </w:tcPr>
          <w:p w14:paraId="5CAE8F73" w14:textId="77777777" w:rsidR="002331F6" w:rsidRPr="0005541A" w:rsidRDefault="002331F6" w:rsidP="002331F6">
            <w:pPr>
              <w:pStyle w:val="table"/>
              <w:jc w:val="center"/>
              <w:rPr>
                <w:color w:val="0070C0"/>
                <w:sz w:val="20"/>
                <w:szCs w:val="20"/>
              </w:rPr>
            </w:pPr>
            <w:r w:rsidRPr="0005541A">
              <w:rPr>
                <w:color w:val="0070C0"/>
                <w:sz w:val="20"/>
                <w:szCs w:val="20"/>
              </w:rPr>
              <w:t>L</w:t>
            </w:r>
          </w:p>
        </w:tc>
        <w:tc>
          <w:tcPr>
            <w:tcW w:w="992" w:type="dxa"/>
            <w:vAlign w:val="center"/>
          </w:tcPr>
          <w:p w14:paraId="2FC20F23" w14:textId="77777777" w:rsidR="002331F6" w:rsidRPr="0005541A" w:rsidRDefault="002331F6" w:rsidP="002331F6">
            <w:pPr>
              <w:pStyle w:val="table"/>
              <w:jc w:val="center"/>
              <w:rPr>
                <w:color w:val="0070C0"/>
                <w:sz w:val="20"/>
                <w:szCs w:val="20"/>
              </w:rPr>
            </w:pPr>
            <w:r w:rsidRPr="0005541A">
              <w:rPr>
                <w:color w:val="0070C0"/>
                <w:sz w:val="20"/>
                <w:szCs w:val="20"/>
              </w:rPr>
              <w:t>L</w:t>
            </w:r>
          </w:p>
        </w:tc>
        <w:tc>
          <w:tcPr>
            <w:tcW w:w="851" w:type="dxa"/>
            <w:vAlign w:val="center"/>
          </w:tcPr>
          <w:p w14:paraId="42CB7BD2" w14:textId="77777777" w:rsidR="002331F6" w:rsidRPr="0005541A" w:rsidRDefault="002331F6" w:rsidP="002331F6">
            <w:pPr>
              <w:pStyle w:val="table"/>
              <w:jc w:val="center"/>
              <w:rPr>
                <w:color w:val="0070C0"/>
                <w:sz w:val="20"/>
                <w:szCs w:val="20"/>
              </w:rPr>
            </w:pPr>
            <w:r w:rsidRPr="0005541A">
              <w:rPr>
                <w:color w:val="0070C0"/>
                <w:sz w:val="20"/>
                <w:szCs w:val="20"/>
              </w:rPr>
              <w:t>L</w:t>
            </w:r>
          </w:p>
        </w:tc>
      </w:tr>
      <w:tr w:rsidR="00323ABC" w14:paraId="0EA88DD7" w14:textId="77777777" w:rsidTr="00D1283C">
        <w:trPr>
          <w:cantSplit/>
          <w:trHeight w:val="283"/>
        </w:trPr>
        <w:tc>
          <w:tcPr>
            <w:tcW w:w="1560" w:type="dxa"/>
            <w:vMerge/>
            <w:vAlign w:val="center"/>
          </w:tcPr>
          <w:p w14:paraId="7CDC1853" w14:textId="77777777" w:rsidR="00323ABC" w:rsidRDefault="00323ABC" w:rsidP="00323ABC">
            <w:pPr>
              <w:pStyle w:val="table"/>
              <w:jc w:val="center"/>
            </w:pPr>
            <w:commentRangeStart w:id="23"/>
          </w:p>
        </w:tc>
        <w:tc>
          <w:tcPr>
            <w:tcW w:w="992" w:type="dxa"/>
            <w:vAlign w:val="center"/>
          </w:tcPr>
          <w:p w14:paraId="229E1ACB" w14:textId="1B0360C9" w:rsidR="00323ABC" w:rsidRPr="002331F6" w:rsidRDefault="00323ABC" w:rsidP="00323ABC">
            <w:pPr>
              <w:pStyle w:val="table"/>
              <w:jc w:val="center"/>
              <w:rPr>
                <w:i/>
                <w:iCs/>
                <w:sz w:val="20"/>
                <w:szCs w:val="20"/>
              </w:rPr>
            </w:pPr>
            <w:commentRangeStart w:id="24"/>
            <w:r>
              <w:rPr>
                <w:i/>
                <w:iCs/>
                <w:sz w:val="20"/>
                <w:szCs w:val="20"/>
              </w:rPr>
              <w:t>v</w:t>
            </w:r>
            <w:r w:rsidRPr="002331F6">
              <w:rPr>
                <w:i/>
                <w:iCs/>
                <w:sz w:val="20"/>
                <w:szCs w:val="20"/>
              </w:rPr>
              <w:t>ery high</w:t>
            </w:r>
          </w:p>
        </w:tc>
        <w:tc>
          <w:tcPr>
            <w:tcW w:w="992" w:type="dxa"/>
            <w:vAlign w:val="center"/>
          </w:tcPr>
          <w:p w14:paraId="2676B44A" w14:textId="77777777" w:rsidR="00323ABC" w:rsidRPr="0005541A" w:rsidRDefault="00323ABC" w:rsidP="00323ABC">
            <w:pPr>
              <w:pStyle w:val="table"/>
              <w:jc w:val="center"/>
              <w:rPr>
                <w:sz w:val="20"/>
                <w:szCs w:val="20"/>
              </w:rPr>
            </w:pPr>
            <w:r w:rsidRPr="0005541A">
              <w:rPr>
                <w:sz w:val="20"/>
                <w:szCs w:val="20"/>
              </w:rPr>
              <w:t>L</w:t>
            </w:r>
          </w:p>
        </w:tc>
        <w:tc>
          <w:tcPr>
            <w:tcW w:w="992" w:type="dxa"/>
            <w:vAlign w:val="center"/>
          </w:tcPr>
          <w:p w14:paraId="32EF4CDB" w14:textId="77777777" w:rsidR="00323ABC" w:rsidRPr="0005541A" w:rsidRDefault="00323ABC" w:rsidP="00323ABC">
            <w:pPr>
              <w:pStyle w:val="table"/>
              <w:jc w:val="center"/>
              <w:rPr>
                <w:sz w:val="20"/>
                <w:szCs w:val="20"/>
              </w:rPr>
            </w:pPr>
            <w:r w:rsidRPr="0005541A">
              <w:rPr>
                <w:sz w:val="20"/>
                <w:szCs w:val="20"/>
              </w:rPr>
              <w:t>-</w:t>
            </w:r>
          </w:p>
        </w:tc>
        <w:tc>
          <w:tcPr>
            <w:tcW w:w="1134" w:type="dxa"/>
            <w:vAlign w:val="center"/>
          </w:tcPr>
          <w:p w14:paraId="21643C76" w14:textId="77777777" w:rsidR="00323ABC" w:rsidRPr="0005541A" w:rsidRDefault="00323ABC" w:rsidP="00323ABC">
            <w:pPr>
              <w:pStyle w:val="table"/>
              <w:jc w:val="center"/>
              <w:rPr>
                <w:sz w:val="20"/>
                <w:szCs w:val="20"/>
              </w:rPr>
            </w:pPr>
            <w:r w:rsidRPr="0005541A">
              <w:rPr>
                <w:sz w:val="20"/>
                <w:szCs w:val="20"/>
              </w:rPr>
              <w:t>-</w:t>
            </w:r>
          </w:p>
        </w:tc>
        <w:tc>
          <w:tcPr>
            <w:tcW w:w="993" w:type="dxa"/>
            <w:vAlign w:val="center"/>
          </w:tcPr>
          <w:p w14:paraId="1D70389C" w14:textId="77777777" w:rsidR="00323ABC" w:rsidRPr="0005541A" w:rsidRDefault="00323ABC" w:rsidP="00323ABC">
            <w:pPr>
              <w:pStyle w:val="table"/>
              <w:jc w:val="center"/>
              <w:rPr>
                <w:sz w:val="20"/>
                <w:szCs w:val="20"/>
              </w:rPr>
            </w:pPr>
            <w:r w:rsidRPr="0005541A">
              <w:rPr>
                <w:sz w:val="20"/>
                <w:szCs w:val="20"/>
              </w:rPr>
              <w:t>H</w:t>
            </w:r>
          </w:p>
        </w:tc>
        <w:tc>
          <w:tcPr>
            <w:tcW w:w="850" w:type="dxa"/>
            <w:vAlign w:val="center"/>
          </w:tcPr>
          <w:p w14:paraId="753885EC" w14:textId="74CEBE32" w:rsidR="00323ABC" w:rsidRPr="0005541A" w:rsidRDefault="00323ABC" w:rsidP="00323ABC">
            <w:pPr>
              <w:pStyle w:val="table"/>
              <w:jc w:val="center"/>
              <w:rPr>
                <w:sz w:val="20"/>
                <w:szCs w:val="20"/>
              </w:rPr>
            </w:pPr>
            <w:r w:rsidRPr="0005541A">
              <w:rPr>
                <w:color w:val="FF0000"/>
                <w:sz w:val="20"/>
                <w:szCs w:val="20"/>
              </w:rPr>
              <w:t>L</w:t>
            </w:r>
          </w:p>
        </w:tc>
        <w:tc>
          <w:tcPr>
            <w:tcW w:w="992" w:type="dxa"/>
            <w:vAlign w:val="center"/>
          </w:tcPr>
          <w:p w14:paraId="147692FE" w14:textId="17B17246" w:rsidR="00323ABC" w:rsidRPr="0005541A" w:rsidRDefault="00323ABC" w:rsidP="00323ABC">
            <w:pPr>
              <w:pStyle w:val="table"/>
              <w:jc w:val="center"/>
              <w:rPr>
                <w:sz w:val="20"/>
                <w:szCs w:val="20"/>
              </w:rPr>
            </w:pPr>
            <w:r w:rsidRPr="0005541A">
              <w:rPr>
                <w:color w:val="FF0000"/>
                <w:sz w:val="20"/>
                <w:szCs w:val="20"/>
              </w:rPr>
              <w:t>L</w:t>
            </w:r>
          </w:p>
        </w:tc>
        <w:tc>
          <w:tcPr>
            <w:tcW w:w="851" w:type="dxa"/>
            <w:vAlign w:val="center"/>
          </w:tcPr>
          <w:p w14:paraId="23F1CF40" w14:textId="0EEA946E" w:rsidR="00323ABC" w:rsidRPr="0005541A" w:rsidRDefault="00323ABC" w:rsidP="00323ABC">
            <w:pPr>
              <w:pStyle w:val="table"/>
              <w:jc w:val="center"/>
              <w:rPr>
                <w:sz w:val="20"/>
                <w:szCs w:val="20"/>
              </w:rPr>
            </w:pPr>
            <w:r w:rsidRPr="0005541A">
              <w:rPr>
                <w:color w:val="FF0000"/>
                <w:sz w:val="20"/>
                <w:szCs w:val="20"/>
              </w:rPr>
              <w:t>L</w:t>
            </w:r>
            <w:commentRangeEnd w:id="24"/>
            <w:r w:rsidR="00A1588C">
              <w:rPr>
                <w:rStyle w:val="CommentReference"/>
              </w:rPr>
              <w:commentReference w:id="24"/>
            </w:r>
            <w:r w:rsidR="00A22015">
              <w:rPr>
                <w:rStyle w:val="CommentReference"/>
              </w:rPr>
              <w:commentReference w:id="23"/>
            </w:r>
          </w:p>
        </w:tc>
      </w:tr>
      <w:commentRangeEnd w:id="23"/>
      <w:tr w:rsidR="00DA285C" w14:paraId="5E4701F7" w14:textId="77777777" w:rsidTr="00D1283C">
        <w:trPr>
          <w:cantSplit/>
          <w:trHeight w:val="283"/>
        </w:trPr>
        <w:tc>
          <w:tcPr>
            <w:tcW w:w="1560" w:type="dxa"/>
            <w:vMerge w:val="restart"/>
            <w:vAlign w:val="center"/>
          </w:tcPr>
          <w:p w14:paraId="73561E6F" w14:textId="77777777" w:rsidR="00DA285C" w:rsidRDefault="00DA285C" w:rsidP="002331F6">
            <w:pPr>
              <w:pStyle w:val="table"/>
              <w:jc w:val="center"/>
            </w:pPr>
            <w:r>
              <w:t>Late differentiation</w:t>
            </w:r>
          </w:p>
        </w:tc>
        <w:tc>
          <w:tcPr>
            <w:tcW w:w="992" w:type="dxa"/>
            <w:vAlign w:val="center"/>
          </w:tcPr>
          <w:p w14:paraId="49DA8468" w14:textId="20C3B9CA" w:rsidR="00DA285C" w:rsidRPr="002331F6" w:rsidRDefault="00DA285C" w:rsidP="00B202D0">
            <w:pPr>
              <w:pStyle w:val="table"/>
              <w:jc w:val="center"/>
              <w:rPr>
                <w:i/>
                <w:iCs/>
                <w:sz w:val="20"/>
                <w:szCs w:val="20"/>
              </w:rPr>
            </w:pPr>
            <w:r>
              <w:rPr>
                <w:i/>
                <w:iCs/>
                <w:sz w:val="20"/>
                <w:szCs w:val="20"/>
              </w:rPr>
              <w:t>v</w:t>
            </w:r>
            <w:r w:rsidRPr="002331F6">
              <w:rPr>
                <w:i/>
                <w:iCs/>
                <w:sz w:val="20"/>
                <w:szCs w:val="20"/>
              </w:rPr>
              <w:t>ery low</w:t>
            </w:r>
          </w:p>
        </w:tc>
        <w:tc>
          <w:tcPr>
            <w:tcW w:w="992" w:type="dxa"/>
            <w:vAlign w:val="center"/>
          </w:tcPr>
          <w:p w14:paraId="5F165BD3" w14:textId="295D4A71" w:rsidR="00DA285C" w:rsidRPr="0005541A" w:rsidRDefault="00DA285C" w:rsidP="00DA285C">
            <w:pPr>
              <w:pStyle w:val="table"/>
              <w:jc w:val="center"/>
              <w:rPr>
                <w:sz w:val="20"/>
                <w:szCs w:val="20"/>
              </w:rPr>
            </w:pPr>
            <w:r w:rsidRPr="0005541A">
              <w:rPr>
                <w:sz w:val="20"/>
                <w:szCs w:val="20"/>
              </w:rPr>
              <w:t>H</w:t>
            </w:r>
          </w:p>
        </w:tc>
        <w:tc>
          <w:tcPr>
            <w:tcW w:w="992" w:type="dxa"/>
            <w:vAlign w:val="center"/>
          </w:tcPr>
          <w:p w14:paraId="77CDA9E1" w14:textId="4639516C" w:rsidR="00DA285C" w:rsidRPr="0005541A" w:rsidRDefault="00DA285C" w:rsidP="002331F6">
            <w:pPr>
              <w:pStyle w:val="table"/>
              <w:jc w:val="center"/>
              <w:rPr>
                <w:sz w:val="20"/>
                <w:szCs w:val="20"/>
              </w:rPr>
            </w:pPr>
            <w:r w:rsidRPr="0005541A">
              <w:rPr>
                <w:sz w:val="20"/>
                <w:szCs w:val="20"/>
              </w:rPr>
              <w:t>-</w:t>
            </w:r>
          </w:p>
        </w:tc>
        <w:tc>
          <w:tcPr>
            <w:tcW w:w="1134" w:type="dxa"/>
            <w:vAlign w:val="center"/>
          </w:tcPr>
          <w:p w14:paraId="27FB2316" w14:textId="45EC5D5F" w:rsidR="00DA285C" w:rsidRPr="0005541A" w:rsidRDefault="00DA285C" w:rsidP="002331F6">
            <w:pPr>
              <w:pStyle w:val="table"/>
              <w:jc w:val="center"/>
              <w:rPr>
                <w:sz w:val="20"/>
                <w:szCs w:val="20"/>
              </w:rPr>
            </w:pPr>
            <w:r w:rsidRPr="0005541A">
              <w:rPr>
                <w:sz w:val="20"/>
                <w:szCs w:val="20"/>
              </w:rPr>
              <w:t>-</w:t>
            </w:r>
          </w:p>
        </w:tc>
        <w:tc>
          <w:tcPr>
            <w:tcW w:w="993" w:type="dxa"/>
            <w:vAlign w:val="center"/>
          </w:tcPr>
          <w:p w14:paraId="687DD0B1" w14:textId="7E86D2C2" w:rsidR="00DA285C" w:rsidRPr="0005541A" w:rsidRDefault="00DA285C" w:rsidP="002331F6">
            <w:pPr>
              <w:pStyle w:val="table"/>
              <w:jc w:val="center"/>
              <w:rPr>
                <w:sz w:val="20"/>
                <w:szCs w:val="20"/>
              </w:rPr>
            </w:pPr>
            <w:r w:rsidRPr="0005541A">
              <w:rPr>
                <w:sz w:val="20"/>
                <w:szCs w:val="20"/>
              </w:rPr>
              <w:t>-</w:t>
            </w:r>
          </w:p>
        </w:tc>
        <w:tc>
          <w:tcPr>
            <w:tcW w:w="850" w:type="dxa"/>
            <w:vAlign w:val="center"/>
          </w:tcPr>
          <w:p w14:paraId="3DBBFE01" w14:textId="024D41C1" w:rsidR="00DA285C" w:rsidRPr="0005541A" w:rsidRDefault="00DA285C" w:rsidP="002331F6">
            <w:pPr>
              <w:pStyle w:val="table"/>
              <w:jc w:val="center"/>
              <w:rPr>
                <w:sz w:val="20"/>
                <w:szCs w:val="20"/>
              </w:rPr>
            </w:pPr>
            <w:r w:rsidRPr="0005541A">
              <w:rPr>
                <w:sz w:val="20"/>
                <w:szCs w:val="20"/>
              </w:rPr>
              <w:t>-</w:t>
            </w:r>
          </w:p>
        </w:tc>
        <w:tc>
          <w:tcPr>
            <w:tcW w:w="992" w:type="dxa"/>
            <w:vAlign w:val="center"/>
          </w:tcPr>
          <w:p w14:paraId="700C2ED2" w14:textId="3A35ED7E" w:rsidR="00DA285C" w:rsidRPr="0005541A" w:rsidRDefault="00DA285C" w:rsidP="002331F6">
            <w:pPr>
              <w:pStyle w:val="table"/>
              <w:jc w:val="center"/>
              <w:rPr>
                <w:sz w:val="20"/>
                <w:szCs w:val="20"/>
              </w:rPr>
            </w:pPr>
            <w:r w:rsidRPr="0005541A">
              <w:rPr>
                <w:sz w:val="20"/>
                <w:szCs w:val="20"/>
              </w:rPr>
              <w:t>-</w:t>
            </w:r>
          </w:p>
        </w:tc>
        <w:tc>
          <w:tcPr>
            <w:tcW w:w="851" w:type="dxa"/>
            <w:vAlign w:val="center"/>
          </w:tcPr>
          <w:p w14:paraId="1E6D32EA" w14:textId="66406C41" w:rsidR="00DA285C" w:rsidRPr="0005541A" w:rsidRDefault="00DA285C" w:rsidP="002331F6">
            <w:pPr>
              <w:pStyle w:val="table"/>
              <w:jc w:val="center"/>
              <w:rPr>
                <w:sz w:val="20"/>
                <w:szCs w:val="20"/>
              </w:rPr>
            </w:pPr>
            <w:r w:rsidRPr="0005541A">
              <w:rPr>
                <w:sz w:val="20"/>
                <w:szCs w:val="20"/>
              </w:rPr>
              <w:t>-</w:t>
            </w:r>
          </w:p>
        </w:tc>
      </w:tr>
      <w:tr w:rsidR="00323ABC" w14:paraId="5D09314F" w14:textId="77777777" w:rsidTr="00D1283C">
        <w:trPr>
          <w:cantSplit/>
          <w:trHeight w:val="283"/>
        </w:trPr>
        <w:tc>
          <w:tcPr>
            <w:tcW w:w="1560" w:type="dxa"/>
            <w:vMerge/>
            <w:vAlign w:val="center"/>
          </w:tcPr>
          <w:p w14:paraId="7FC655D5" w14:textId="77777777" w:rsidR="00323ABC" w:rsidRDefault="00323ABC" w:rsidP="00323ABC">
            <w:pPr>
              <w:pStyle w:val="table"/>
              <w:jc w:val="center"/>
            </w:pPr>
          </w:p>
        </w:tc>
        <w:tc>
          <w:tcPr>
            <w:tcW w:w="992" w:type="dxa"/>
            <w:vAlign w:val="center"/>
          </w:tcPr>
          <w:p w14:paraId="76D7D98A" w14:textId="30D5692F" w:rsidR="00323ABC" w:rsidRPr="002331F6" w:rsidRDefault="00323ABC" w:rsidP="00323ABC">
            <w:pPr>
              <w:pStyle w:val="table"/>
              <w:jc w:val="center"/>
              <w:rPr>
                <w:i/>
                <w:iCs/>
                <w:sz w:val="20"/>
                <w:szCs w:val="20"/>
              </w:rPr>
            </w:pPr>
            <w:r>
              <w:rPr>
                <w:i/>
                <w:iCs/>
                <w:sz w:val="20"/>
                <w:szCs w:val="20"/>
              </w:rPr>
              <w:t>l</w:t>
            </w:r>
            <w:r w:rsidRPr="002331F6">
              <w:rPr>
                <w:i/>
                <w:iCs/>
                <w:sz w:val="20"/>
                <w:szCs w:val="20"/>
              </w:rPr>
              <w:t>ow</w:t>
            </w:r>
          </w:p>
        </w:tc>
        <w:tc>
          <w:tcPr>
            <w:tcW w:w="992" w:type="dxa"/>
            <w:vAlign w:val="center"/>
          </w:tcPr>
          <w:p w14:paraId="51C18B6D" w14:textId="77777777" w:rsidR="00323ABC" w:rsidRPr="0005541A" w:rsidRDefault="00323ABC" w:rsidP="00323ABC">
            <w:pPr>
              <w:pStyle w:val="table"/>
              <w:jc w:val="center"/>
              <w:rPr>
                <w:sz w:val="20"/>
                <w:szCs w:val="20"/>
              </w:rPr>
            </w:pPr>
            <w:r w:rsidRPr="0005541A">
              <w:rPr>
                <w:sz w:val="20"/>
                <w:szCs w:val="20"/>
              </w:rPr>
              <w:t>L</w:t>
            </w:r>
          </w:p>
        </w:tc>
        <w:tc>
          <w:tcPr>
            <w:tcW w:w="992" w:type="dxa"/>
            <w:vAlign w:val="center"/>
          </w:tcPr>
          <w:p w14:paraId="090EBE07" w14:textId="77777777" w:rsidR="00323ABC" w:rsidRPr="0005541A" w:rsidRDefault="00323ABC" w:rsidP="00323ABC">
            <w:pPr>
              <w:pStyle w:val="table"/>
              <w:jc w:val="center"/>
              <w:rPr>
                <w:sz w:val="20"/>
                <w:szCs w:val="20"/>
              </w:rPr>
            </w:pPr>
            <w:r w:rsidRPr="0005541A">
              <w:rPr>
                <w:sz w:val="20"/>
                <w:szCs w:val="20"/>
              </w:rPr>
              <w:t>-</w:t>
            </w:r>
          </w:p>
        </w:tc>
        <w:tc>
          <w:tcPr>
            <w:tcW w:w="1134" w:type="dxa"/>
            <w:vAlign w:val="center"/>
          </w:tcPr>
          <w:p w14:paraId="159CB576" w14:textId="77777777" w:rsidR="00323ABC" w:rsidRPr="0005541A" w:rsidRDefault="00323ABC" w:rsidP="00323ABC">
            <w:pPr>
              <w:pStyle w:val="table"/>
              <w:jc w:val="center"/>
              <w:rPr>
                <w:sz w:val="20"/>
                <w:szCs w:val="20"/>
              </w:rPr>
            </w:pPr>
            <w:r w:rsidRPr="0005541A">
              <w:rPr>
                <w:sz w:val="20"/>
                <w:szCs w:val="20"/>
              </w:rPr>
              <w:t>-</w:t>
            </w:r>
          </w:p>
        </w:tc>
        <w:tc>
          <w:tcPr>
            <w:tcW w:w="993" w:type="dxa"/>
            <w:vAlign w:val="center"/>
          </w:tcPr>
          <w:p w14:paraId="37EA3C12" w14:textId="397AB1A8" w:rsidR="00323ABC" w:rsidRPr="0005541A" w:rsidRDefault="00323ABC" w:rsidP="00323ABC">
            <w:pPr>
              <w:pStyle w:val="table"/>
              <w:jc w:val="center"/>
              <w:rPr>
                <w:color w:val="00B050"/>
                <w:sz w:val="20"/>
                <w:szCs w:val="20"/>
              </w:rPr>
            </w:pPr>
            <w:r w:rsidRPr="0005541A">
              <w:rPr>
                <w:color w:val="000000" w:themeColor="text1"/>
                <w:sz w:val="20"/>
                <w:szCs w:val="20"/>
              </w:rPr>
              <w:t>L</w:t>
            </w:r>
          </w:p>
        </w:tc>
        <w:tc>
          <w:tcPr>
            <w:tcW w:w="850" w:type="dxa"/>
            <w:vAlign w:val="center"/>
          </w:tcPr>
          <w:p w14:paraId="300F4DF7" w14:textId="204E3D4F" w:rsidR="00323ABC" w:rsidRPr="0005541A" w:rsidRDefault="00323ABC" w:rsidP="00323ABC">
            <w:pPr>
              <w:pStyle w:val="table"/>
              <w:jc w:val="center"/>
              <w:rPr>
                <w:color w:val="00B050"/>
                <w:sz w:val="20"/>
                <w:szCs w:val="20"/>
              </w:rPr>
            </w:pPr>
            <w:r w:rsidRPr="0005541A">
              <w:rPr>
                <w:color w:val="00B050"/>
                <w:sz w:val="20"/>
                <w:szCs w:val="20"/>
              </w:rPr>
              <w:t>~L</w:t>
            </w:r>
          </w:p>
        </w:tc>
        <w:tc>
          <w:tcPr>
            <w:tcW w:w="992" w:type="dxa"/>
            <w:vAlign w:val="center"/>
          </w:tcPr>
          <w:p w14:paraId="562EC4E3" w14:textId="6BFB3524" w:rsidR="00323ABC" w:rsidRPr="0005541A" w:rsidRDefault="00323ABC" w:rsidP="00323ABC">
            <w:pPr>
              <w:pStyle w:val="table"/>
              <w:jc w:val="center"/>
              <w:rPr>
                <w:color w:val="00B050"/>
                <w:sz w:val="20"/>
                <w:szCs w:val="20"/>
              </w:rPr>
            </w:pPr>
            <w:r w:rsidRPr="0005541A">
              <w:rPr>
                <w:color w:val="00B050"/>
                <w:sz w:val="20"/>
                <w:szCs w:val="20"/>
              </w:rPr>
              <w:t>~L</w:t>
            </w:r>
          </w:p>
        </w:tc>
        <w:tc>
          <w:tcPr>
            <w:tcW w:w="851" w:type="dxa"/>
            <w:vAlign w:val="center"/>
          </w:tcPr>
          <w:p w14:paraId="5B440F3B" w14:textId="107B0108" w:rsidR="00323ABC" w:rsidRPr="0005541A" w:rsidRDefault="00323ABC" w:rsidP="00323ABC">
            <w:pPr>
              <w:pStyle w:val="table"/>
              <w:jc w:val="center"/>
              <w:rPr>
                <w:color w:val="00B050"/>
                <w:sz w:val="20"/>
                <w:szCs w:val="20"/>
              </w:rPr>
            </w:pPr>
            <w:r w:rsidRPr="0005541A">
              <w:rPr>
                <w:color w:val="00B050"/>
                <w:sz w:val="20"/>
                <w:szCs w:val="20"/>
              </w:rPr>
              <w:t>L</w:t>
            </w:r>
          </w:p>
        </w:tc>
      </w:tr>
      <w:tr w:rsidR="00323ABC" w14:paraId="47D4F066" w14:textId="77777777" w:rsidTr="00D1283C">
        <w:trPr>
          <w:cantSplit/>
          <w:trHeight w:val="283"/>
        </w:trPr>
        <w:tc>
          <w:tcPr>
            <w:tcW w:w="1560" w:type="dxa"/>
            <w:vMerge/>
            <w:vAlign w:val="center"/>
          </w:tcPr>
          <w:p w14:paraId="44B58C99" w14:textId="77777777" w:rsidR="00323ABC" w:rsidRDefault="00323ABC" w:rsidP="00323ABC">
            <w:pPr>
              <w:pStyle w:val="table"/>
              <w:jc w:val="center"/>
            </w:pPr>
          </w:p>
        </w:tc>
        <w:tc>
          <w:tcPr>
            <w:tcW w:w="992" w:type="dxa"/>
            <w:vAlign w:val="center"/>
          </w:tcPr>
          <w:p w14:paraId="03DFAED0" w14:textId="47BE8AE8" w:rsidR="00323ABC" w:rsidRPr="002331F6" w:rsidRDefault="00323ABC" w:rsidP="00323ABC">
            <w:pPr>
              <w:pStyle w:val="table"/>
              <w:jc w:val="center"/>
              <w:rPr>
                <w:i/>
                <w:iCs/>
                <w:sz w:val="20"/>
                <w:szCs w:val="20"/>
              </w:rPr>
            </w:pPr>
            <w:r>
              <w:rPr>
                <w:i/>
                <w:iCs/>
                <w:sz w:val="20"/>
                <w:szCs w:val="20"/>
              </w:rPr>
              <w:t>m</w:t>
            </w:r>
            <w:r w:rsidRPr="002331F6">
              <w:rPr>
                <w:i/>
                <w:iCs/>
                <w:sz w:val="20"/>
                <w:szCs w:val="20"/>
              </w:rPr>
              <w:t>edium</w:t>
            </w:r>
          </w:p>
        </w:tc>
        <w:tc>
          <w:tcPr>
            <w:tcW w:w="992" w:type="dxa"/>
            <w:vAlign w:val="center"/>
          </w:tcPr>
          <w:p w14:paraId="37422440" w14:textId="77777777" w:rsidR="00323ABC" w:rsidRPr="0005541A" w:rsidRDefault="00323ABC" w:rsidP="00323ABC">
            <w:pPr>
              <w:pStyle w:val="table"/>
              <w:jc w:val="center"/>
              <w:rPr>
                <w:sz w:val="20"/>
                <w:szCs w:val="20"/>
              </w:rPr>
            </w:pPr>
            <w:r w:rsidRPr="0005541A">
              <w:rPr>
                <w:sz w:val="20"/>
                <w:szCs w:val="20"/>
              </w:rPr>
              <w:t>L</w:t>
            </w:r>
          </w:p>
        </w:tc>
        <w:tc>
          <w:tcPr>
            <w:tcW w:w="992" w:type="dxa"/>
            <w:vAlign w:val="center"/>
          </w:tcPr>
          <w:p w14:paraId="7F75780C" w14:textId="77777777" w:rsidR="00323ABC" w:rsidRPr="0005541A" w:rsidRDefault="00323ABC" w:rsidP="00323ABC">
            <w:pPr>
              <w:pStyle w:val="table"/>
              <w:jc w:val="center"/>
              <w:rPr>
                <w:sz w:val="20"/>
                <w:szCs w:val="20"/>
              </w:rPr>
            </w:pPr>
            <w:r w:rsidRPr="0005541A">
              <w:rPr>
                <w:sz w:val="20"/>
                <w:szCs w:val="20"/>
              </w:rPr>
              <w:t>-</w:t>
            </w:r>
          </w:p>
        </w:tc>
        <w:tc>
          <w:tcPr>
            <w:tcW w:w="1134" w:type="dxa"/>
            <w:vAlign w:val="center"/>
          </w:tcPr>
          <w:p w14:paraId="588B6B87" w14:textId="77777777" w:rsidR="00323ABC" w:rsidRPr="0005541A" w:rsidRDefault="00323ABC" w:rsidP="00323ABC">
            <w:pPr>
              <w:pStyle w:val="table"/>
              <w:jc w:val="center"/>
              <w:rPr>
                <w:sz w:val="20"/>
                <w:szCs w:val="20"/>
              </w:rPr>
            </w:pPr>
            <w:r w:rsidRPr="0005541A">
              <w:rPr>
                <w:sz w:val="20"/>
                <w:szCs w:val="20"/>
              </w:rPr>
              <w:t>-</w:t>
            </w:r>
          </w:p>
        </w:tc>
        <w:tc>
          <w:tcPr>
            <w:tcW w:w="993" w:type="dxa"/>
            <w:vAlign w:val="center"/>
          </w:tcPr>
          <w:p w14:paraId="77A90DF4" w14:textId="5F943E53" w:rsidR="00323ABC" w:rsidRPr="0005541A" w:rsidRDefault="00323ABC" w:rsidP="00323ABC">
            <w:pPr>
              <w:pStyle w:val="table"/>
              <w:jc w:val="center"/>
              <w:rPr>
                <w:color w:val="FF0000"/>
                <w:sz w:val="20"/>
                <w:szCs w:val="20"/>
              </w:rPr>
            </w:pPr>
            <w:r w:rsidRPr="0005541A">
              <w:rPr>
                <w:color w:val="000000" w:themeColor="text1"/>
                <w:sz w:val="20"/>
                <w:szCs w:val="20"/>
              </w:rPr>
              <w:t>L</w:t>
            </w:r>
          </w:p>
        </w:tc>
        <w:tc>
          <w:tcPr>
            <w:tcW w:w="850" w:type="dxa"/>
            <w:vAlign w:val="center"/>
          </w:tcPr>
          <w:p w14:paraId="2B8949C5" w14:textId="7492D1E5" w:rsidR="00323ABC" w:rsidRPr="0005541A" w:rsidRDefault="00323ABC" w:rsidP="00323ABC">
            <w:pPr>
              <w:pStyle w:val="table"/>
              <w:jc w:val="center"/>
              <w:rPr>
                <w:color w:val="FF0000"/>
                <w:sz w:val="20"/>
                <w:szCs w:val="20"/>
              </w:rPr>
            </w:pPr>
            <w:r w:rsidRPr="0005541A">
              <w:rPr>
                <w:color w:val="FF0000"/>
                <w:sz w:val="20"/>
                <w:szCs w:val="20"/>
              </w:rPr>
              <w:t>~L</w:t>
            </w:r>
          </w:p>
        </w:tc>
        <w:tc>
          <w:tcPr>
            <w:tcW w:w="992" w:type="dxa"/>
            <w:vAlign w:val="center"/>
          </w:tcPr>
          <w:p w14:paraId="4CDFD56B" w14:textId="1F329294" w:rsidR="00323ABC" w:rsidRPr="0005541A" w:rsidRDefault="00323ABC" w:rsidP="00323ABC">
            <w:pPr>
              <w:pStyle w:val="table"/>
              <w:jc w:val="center"/>
              <w:rPr>
                <w:color w:val="FF0000"/>
                <w:sz w:val="20"/>
                <w:szCs w:val="20"/>
              </w:rPr>
            </w:pPr>
            <w:r w:rsidRPr="0005541A">
              <w:rPr>
                <w:color w:val="FF0000"/>
                <w:sz w:val="20"/>
                <w:szCs w:val="20"/>
              </w:rPr>
              <w:t>~L</w:t>
            </w:r>
          </w:p>
        </w:tc>
        <w:tc>
          <w:tcPr>
            <w:tcW w:w="851" w:type="dxa"/>
            <w:vAlign w:val="center"/>
          </w:tcPr>
          <w:p w14:paraId="420B5552" w14:textId="005D441A" w:rsidR="00323ABC" w:rsidRPr="0005541A" w:rsidRDefault="00323ABC" w:rsidP="00323ABC">
            <w:pPr>
              <w:pStyle w:val="table"/>
              <w:jc w:val="center"/>
              <w:rPr>
                <w:color w:val="FF0000"/>
                <w:sz w:val="20"/>
                <w:szCs w:val="20"/>
              </w:rPr>
            </w:pPr>
            <w:r w:rsidRPr="0005541A">
              <w:rPr>
                <w:color w:val="FF0000"/>
                <w:sz w:val="20"/>
                <w:szCs w:val="20"/>
              </w:rPr>
              <w:t>L</w:t>
            </w:r>
          </w:p>
        </w:tc>
      </w:tr>
      <w:tr w:rsidR="00323ABC" w14:paraId="0823746C" w14:textId="77777777" w:rsidTr="00D1283C">
        <w:trPr>
          <w:cantSplit/>
          <w:trHeight w:val="283"/>
        </w:trPr>
        <w:tc>
          <w:tcPr>
            <w:tcW w:w="1560" w:type="dxa"/>
            <w:vMerge/>
            <w:vAlign w:val="center"/>
          </w:tcPr>
          <w:p w14:paraId="4F174914" w14:textId="77777777" w:rsidR="00323ABC" w:rsidRDefault="00323ABC" w:rsidP="00323ABC">
            <w:pPr>
              <w:pStyle w:val="table"/>
              <w:jc w:val="center"/>
            </w:pPr>
          </w:p>
        </w:tc>
        <w:tc>
          <w:tcPr>
            <w:tcW w:w="992" w:type="dxa"/>
            <w:vAlign w:val="center"/>
          </w:tcPr>
          <w:p w14:paraId="4B5B5DCE" w14:textId="055C3F45" w:rsidR="00323ABC" w:rsidRPr="002331F6" w:rsidRDefault="00323ABC" w:rsidP="00323ABC">
            <w:pPr>
              <w:pStyle w:val="table"/>
              <w:jc w:val="center"/>
              <w:rPr>
                <w:i/>
                <w:iCs/>
                <w:sz w:val="20"/>
                <w:szCs w:val="20"/>
              </w:rPr>
            </w:pPr>
            <w:r>
              <w:rPr>
                <w:i/>
                <w:iCs/>
                <w:sz w:val="20"/>
                <w:szCs w:val="20"/>
              </w:rPr>
              <w:t>h</w:t>
            </w:r>
            <w:r w:rsidRPr="002331F6">
              <w:rPr>
                <w:i/>
                <w:iCs/>
                <w:sz w:val="20"/>
                <w:szCs w:val="20"/>
              </w:rPr>
              <w:t>igh</w:t>
            </w:r>
          </w:p>
        </w:tc>
        <w:tc>
          <w:tcPr>
            <w:tcW w:w="992" w:type="dxa"/>
            <w:vAlign w:val="center"/>
          </w:tcPr>
          <w:p w14:paraId="0B2A8400" w14:textId="77777777" w:rsidR="00323ABC" w:rsidRPr="0005541A" w:rsidRDefault="00323ABC" w:rsidP="00323ABC">
            <w:pPr>
              <w:pStyle w:val="table"/>
              <w:jc w:val="center"/>
              <w:rPr>
                <w:sz w:val="20"/>
                <w:szCs w:val="20"/>
              </w:rPr>
            </w:pPr>
            <w:r w:rsidRPr="0005541A">
              <w:rPr>
                <w:sz w:val="20"/>
                <w:szCs w:val="20"/>
              </w:rPr>
              <w:t>L</w:t>
            </w:r>
          </w:p>
        </w:tc>
        <w:tc>
          <w:tcPr>
            <w:tcW w:w="992" w:type="dxa"/>
            <w:vAlign w:val="center"/>
          </w:tcPr>
          <w:p w14:paraId="7916B782" w14:textId="77777777" w:rsidR="00323ABC" w:rsidRPr="0005541A" w:rsidRDefault="00323ABC" w:rsidP="00323ABC">
            <w:pPr>
              <w:pStyle w:val="table"/>
              <w:jc w:val="center"/>
              <w:rPr>
                <w:sz w:val="20"/>
                <w:szCs w:val="20"/>
              </w:rPr>
            </w:pPr>
            <w:r w:rsidRPr="0005541A">
              <w:rPr>
                <w:sz w:val="20"/>
                <w:szCs w:val="20"/>
              </w:rPr>
              <w:t>-</w:t>
            </w:r>
          </w:p>
        </w:tc>
        <w:tc>
          <w:tcPr>
            <w:tcW w:w="1134" w:type="dxa"/>
            <w:vAlign w:val="center"/>
          </w:tcPr>
          <w:p w14:paraId="778AE950" w14:textId="77777777" w:rsidR="00323ABC" w:rsidRPr="0005541A" w:rsidRDefault="00323ABC" w:rsidP="00323ABC">
            <w:pPr>
              <w:pStyle w:val="table"/>
              <w:jc w:val="center"/>
              <w:rPr>
                <w:sz w:val="20"/>
                <w:szCs w:val="20"/>
              </w:rPr>
            </w:pPr>
            <w:r w:rsidRPr="0005541A">
              <w:rPr>
                <w:sz w:val="20"/>
                <w:szCs w:val="20"/>
              </w:rPr>
              <w:t>-</w:t>
            </w:r>
          </w:p>
        </w:tc>
        <w:tc>
          <w:tcPr>
            <w:tcW w:w="993" w:type="dxa"/>
            <w:vAlign w:val="center"/>
          </w:tcPr>
          <w:p w14:paraId="2725A244" w14:textId="36AF87CE" w:rsidR="00323ABC" w:rsidRPr="0005541A" w:rsidRDefault="00323ABC" w:rsidP="00323ABC">
            <w:pPr>
              <w:pStyle w:val="table"/>
              <w:jc w:val="center"/>
              <w:rPr>
                <w:color w:val="0070C0"/>
                <w:sz w:val="20"/>
                <w:szCs w:val="20"/>
              </w:rPr>
            </w:pPr>
            <w:r w:rsidRPr="0005541A">
              <w:rPr>
                <w:color w:val="0070C0"/>
                <w:sz w:val="20"/>
                <w:szCs w:val="20"/>
              </w:rPr>
              <w:t>H</w:t>
            </w:r>
          </w:p>
        </w:tc>
        <w:tc>
          <w:tcPr>
            <w:tcW w:w="850" w:type="dxa"/>
            <w:vAlign w:val="center"/>
          </w:tcPr>
          <w:p w14:paraId="69CEDC73" w14:textId="3F8B21FF" w:rsidR="00323ABC" w:rsidRPr="0005541A" w:rsidRDefault="00323ABC" w:rsidP="00323ABC">
            <w:pPr>
              <w:pStyle w:val="table"/>
              <w:jc w:val="center"/>
              <w:rPr>
                <w:color w:val="0070C0"/>
                <w:sz w:val="20"/>
                <w:szCs w:val="20"/>
              </w:rPr>
            </w:pPr>
            <w:r w:rsidRPr="0005541A">
              <w:rPr>
                <w:color w:val="0070C0"/>
                <w:sz w:val="20"/>
                <w:szCs w:val="20"/>
              </w:rPr>
              <w:t>~L</w:t>
            </w:r>
          </w:p>
        </w:tc>
        <w:tc>
          <w:tcPr>
            <w:tcW w:w="992" w:type="dxa"/>
            <w:vAlign w:val="center"/>
          </w:tcPr>
          <w:p w14:paraId="3FEC0823" w14:textId="722DEBD7" w:rsidR="00323ABC" w:rsidRPr="0005541A" w:rsidRDefault="00323ABC" w:rsidP="00323ABC">
            <w:pPr>
              <w:pStyle w:val="table"/>
              <w:jc w:val="center"/>
              <w:rPr>
                <w:color w:val="0070C0"/>
                <w:sz w:val="20"/>
                <w:szCs w:val="20"/>
              </w:rPr>
            </w:pPr>
            <w:r w:rsidRPr="0005541A">
              <w:rPr>
                <w:color w:val="0070C0"/>
                <w:sz w:val="20"/>
                <w:szCs w:val="20"/>
              </w:rPr>
              <w:t>~L</w:t>
            </w:r>
          </w:p>
        </w:tc>
        <w:tc>
          <w:tcPr>
            <w:tcW w:w="851" w:type="dxa"/>
            <w:vAlign w:val="center"/>
          </w:tcPr>
          <w:p w14:paraId="5D00F0D1" w14:textId="4888FC26" w:rsidR="00323ABC" w:rsidRPr="0005541A" w:rsidRDefault="00323ABC" w:rsidP="00323ABC">
            <w:pPr>
              <w:pStyle w:val="table"/>
              <w:jc w:val="center"/>
              <w:rPr>
                <w:color w:val="0070C0"/>
                <w:sz w:val="20"/>
                <w:szCs w:val="20"/>
              </w:rPr>
            </w:pPr>
            <w:r w:rsidRPr="0005541A">
              <w:rPr>
                <w:color w:val="0070C0"/>
                <w:sz w:val="20"/>
                <w:szCs w:val="20"/>
              </w:rPr>
              <w:t>L</w:t>
            </w:r>
          </w:p>
        </w:tc>
      </w:tr>
      <w:tr w:rsidR="00323ABC" w14:paraId="3C9C5D40" w14:textId="77777777" w:rsidTr="00D1283C">
        <w:trPr>
          <w:cantSplit/>
          <w:trHeight w:val="283"/>
        </w:trPr>
        <w:tc>
          <w:tcPr>
            <w:tcW w:w="1560" w:type="dxa"/>
            <w:vMerge/>
            <w:vAlign w:val="center"/>
          </w:tcPr>
          <w:p w14:paraId="5335F553" w14:textId="77777777" w:rsidR="00323ABC" w:rsidRDefault="00323ABC" w:rsidP="00323ABC">
            <w:pPr>
              <w:pStyle w:val="table"/>
              <w:jc w:val="center"/>
            </w:pPr>
          </w:p>
        </w:tc>
        <w:tc>
          <w:tcPr>
            <w:tcW w:w="992" w:type="dxa"/>
            <w:vAlign w:val="center"/>
          </w:tcPr>
          <w:p w14:paraId="581163CB" w14:textId="0ABBAD81" w:rsidR="00323ABC" w:rsidRPr="002331F6" w:rsidRDefault="00323ABC" w:rsidP="00323ABC">
            <w:pPr>
              <w:pStyle w:val="table"/>
              <w:jc w:val="center"/>
              <w:rPr>
                <w:i/>
                <w:iCs/>
                <w:sz w:val="20"/>
                <w:szCs w:val="20"/>
              </w:rPr>
            </w:pPr>
            <w:r>
              <w:rPr>
                <w:i/>
                <w:iCs/>
                <w:sz w:val="20"/>
                <w:szCs w:val="20"/>
              </w:rPr>
              <w:t>v</w:t>
            </w:r>
            <w:r w:rsidRPr="002331F6">
              <w:rPr>
                <w:i/>
                <w:iCs/>
                <w:sz w:val="20"/>
                <w:szCs w:val="20"/>
              </w:rPr>
              <w:t>ery high</w:t>
            </w:r>
          </w:p>
        </w:tc>
        <w:tc>
          <w:tcPr>
            <w:tcW w:w="992" w:type="dxa"/>
            <w:vAlign w:val="center"/>
          </w:tcPr>
          <w:p w14:paraId="2E2E3924" w14:textId="77777777" w:rsidR="00323ABC" w:rsidRPr="0005541A" w:rsidRDefault="00323ABC" w:rsidP="00323ABC">
            <w:pPr>
              <w:pStyle w:val="table"/>
              <w:jc w:val="center"/>
              <w:rPr>
                <w:sz w:val="20"/>
                <w:szCs w:val="20"/>
              </w:rPr>
            </w:pPr>
            <w:r w:rsidRPr="0005541A">
              <w:rPr>
                <w:sz w:val="20"/>
                <w:szCs w:val="20"/>
              </w:rPr>
              <w:t>L</w:t>
            </w:r>
          </w:p>
        </w:tc>
        <w:tc>
          <w:tcPr>
            <w:tcW w:w="992" w:type="dxa"/>
            <w:vAlign w:val="center"/>
          </w:tcPr>
          <w:p w14:paraId="3E52DE1D" w14:textId="77777777" w:rsidR="00323ABC" w:rsidRPr="0005541A" w:rsidRDefault="00323ABC" w:rsidP="00323ABC">
            <w:pPr>
              <w:pStyle w:val="table"/>
              <w:jc w:val="center"/>
              <w:rPr>
                <w:sz w:val="20"/>
                <w:szCs w:val="20"/>
              </w:rPr>
            </w:pPr>
            <w:r w:rsidRPr="0005541A">
              <w:rPr>
                <w:sz w:val="20"/>
                <w:szCs w:val="20"/>
              </w:rPr>
              <w:t>-</w:t>
            </w:r>
          </w:p>
        </w:tc>
        <w:tc>
          <w:tcPr>
            <w:tcW w:w="1134" w:type="dxa"/>
            <w:vAlign w:val="center"/>
          </w:tcPr>
          <w:p w14:paraId="0C1FD5AE" w14:textId="77777777" w:rsidR="00323ABC" w:rsidRPr="0005541A" w:rsidRDefault="00323ABC" w:rsidP="00323ABC">
            <w:pPr>
              <w:pStyle w:val="table"/>
              <w:jc w:val="center"/>
              <w:rPr>
                <w:sz w:val="20"/>
                <w:szCs w:val="20"/>
              </w:rPr>
            </w:pPr>
            <w:r w:rsidRPr="0005541A">
              <w:rPr>
                <w:sz w:val="20"/>
                <w:szCs w:val="20"/>
              </w:rPr>
              <w:t>-</w:t>
            </w:r>
          </w:p>
        </w:tc>
        <w:tc>
          <w:tcPr>
            <w:tcW w:w="993" w:type="dxa"/>
            <w:vAlign w:val="center"/>
          </w:tcPr>
          <w:p w14:paraId="3C553134" w14:textId="77777777" w:rsidR="00323ABC" w:rsidRPr="0005541A" w:rsidRDefault="00323ABC" w:rsidP="00323ABC">
            <w:pPr>
              <w:pStyle w:val="table"/>
              <w:jc w:val="center"/>
              <w:rPr>
                <w:sz w:val="20"/>
                <w:szCs w:val="20"/>
              </w:rPr>
            </w:pPr>
            <w:r w:rsidRPr="0005541A">
              <w:rPr>
                <w:sz w:val="20"/>
                <w:szCs w:val="20"/>
              </w:rPr>
              <w:t>H</w:t>
            </w:r>
          </w:p>
        </w:tc>
        <w:tc>
          <w:tcPr>
            <w:tcW w:w="850" w:type="dxa"/>
            <w:vAlign w:val="center"/>
          </w:tcPr>
          <w:p w14:paraId="2B4D6C30" w14:textId="6BDB35D2" w:rsidR="00323ABC" w:rsidRPr="0005541A" w:rsidRDefault="00323ABC" w:rsidP="00323ABC">
            <w:pPr>
              <w:pStyle w:val="table"/>
              <w:jc w:val="center"/>
              <w:rPr>
                <w:sz w:val="20"/>
                <w:szCs w:val="20"/>
              </w:rPr>
            </w:pPr>
            <w:r w:rsidRPr="0005541A">
              <w:rPr>
                <w:color w:val="FF0000"/>
                <w:sz w:val="20"/>
                <w:szCs w:val="20"/>
              </w:rPr>
              <w:t>~L</w:t>
            </w:r>
          </w:p>
        </w:tc>
        <w:tc>
          <w:tcPr>
            <w:tcW w:w="992" w:type="dxa"/>
            <w:vAlign w:val="center"/>
          </w:tcPr>
          <w:p w14:paraId="543C2E2D" w14:textId="217DA951" w:rsidR="00323ABC" w:rsidRPr="0005541A" w:rsidRDefault="00323ABC" w:rsidP="00323ABC">
            <w:pPr>
              <w:pStyle w:val="table"/>
              <w:jc w:val="center"/>
              <w:rPr>
                <w:sz w:val="20"/>
                <w:szCs w:val="20"/>
              </w:rPr>
            </w:pPr>
            <w:r w:rsidRPr="0005541A">
              <w:rPr>
                <w:color w:val="FF0000"/>
                <w:sz w:val="20"/>
                <w:szCs w:val="20"/>
              </w:rPr>
              <w:t>~L</w:t>
            </w:r>
          </w:p>
        </w:tc>
        <w:tc>
          <w:tcPr>
            <w:tcW w:w="851" w:type="dxa"/>
            <w:vAlign w:val="center"/>
          </w:tcPr>
          <w:p w14:paraId="23C44BCB" w14:textId="4E72DB8B" w:rsidR="00323ABC" w:rsidRPr="0005541A" w:rsidRDefault="00323ABC" w:rsidP="00323ABC">
            <w:pPr>
              <w:pStyle w:val="table"/>
              <w:jc w:val="center"/>
              <w:rPr>
                <w:sz w:val="20"/>
                <w:szCs w:val="20"/>
              </w:rPr>
            </w:pPr>
            <w:r w:rsidRPr="0005541A">
              <w:rPr>
                <w:color w:val="FF0000"/>
                <w:sz w:val="20"/>
                <w:szCs w:val="20"/>
              </w:rPr>
              <w:t>L</w:t>
            </w:r>
          </w:p>
        </w:tc>
      </w:tr>
      <w:tr w:rsidR="00DA285C" w14:paraId="601368F8" w14:textId="77777777" w:rsidTr="00D1283C">
        <w:trPr>
          <w:cantSplit/>
          <w:trHeight w:val="283"/>
        </w:trPr>
        <w:tc>
          <w:tcPr>
            <w:tcW w:w="1560" w:type="dxa"/>
            <w:vMerge w:val="restart"/>
            <w:vAlign w:val="center"/>
          </w:tcPr>
          <w:p w14:paraId="55B2240F" w14:textId="77777777" w:rsidR="00DA285C" w:rsidRDefault="00DA285C" w:rsidP="002331F6">
            <w:pPr>
              <w:pStyle w:val="table"/>
              <w:jc w:val="center"/>
            </w:pPr>
            <w:r>
              <w:t>Mortality</w:t>
            </w:r>
          </w:p>
        </w:tc>
        <w:tc>
          <w:tcPr>
            <w:tcW w:w="992" w:type="dxa"/>
            <w:vAlign w:val="center"/>
          </w:tcPr>
          <w:p w14:paraId="2E1E3C0D" w14:textId="51033A99" w:rsidR="00DA285C" w:rsidRPr="002331F6" w:rsidRDefault="00DA285C" w:rsidP="00B202D0">
            <w:pPr>
              <w:pStyle w:val="table"/>
              <w:jc w:val="center"/>
              <w:rPr>
                <w:i/>
                <w:iCs/>
                <w:sz w:val="20"/>
                <w:szCs w:val="20"/>
              </w:rPr>
            </w:pPr>
            <w:r>
              <w:rPr>
                <w:i/>
                <w:iCs/>
                <w:sz w:val="20"/>
                <w:szCs w:val="20"/>
              </w:rPr>
              <w:t>v</w:t>
            </w:r>
            <w:r w:rsidRPr="002331F6">
              <w:rPr>
                <w:i/>
                <w:iCs/>
                <w:sz w:val="20"/>
                <w:szCs w:val="20"/>
              </w:rPr>
              <w:t>ery low</w:t>
            </w:r>
          </w:p>
        </w:tc>
        <w:tc>
          <w:tcPr>
            <w:tcW w:w="992" w:type="dxa"/>
            <w:vAlign w:val="center"/>
          </w:tcPr>
          <w:p w14:paraId="58F28814" w14:textId="77777777" w:rsidR="00DA285C" w:rsidRPr="0005541A" w:rsidRDefault="00DA285C" w:rsidP="002331F6">
            <w:pPr>
              <w:pStyle w:val="table"/>
              <w:jc w:val="center"/>
              <w:rPr>
                <w:sz w:val="20"/>
                <w:szCs w:val="20"/>
              </w:rPr>
            </w:pPr>
            <w:r w:rsidRPr="0005541A">
              <w:rPr>
                <w:sz w:val="20"/>
                <w:szCs w:val="20"/>
              </w:rPr>
              <w:t>L</w:t>
            </w:r>
          </w:p>
        </w:tc>
        <w:tc>
          <w:tcPr>
            <w:tcW w:w="992" w:type="dxa"/>
            <w:vAlign w:val="center"/>
          </w:tcPr>
          <w:p w14:paraId="6B5B3A6F" w14:textId="77777777" w:rsidR="00DA285C" w:rsidRPr="0005541A" w:rsidRDefault="00DA285C" w:rsidP="002331F6">
            <w:pPr>
              <w:pStyle w:val="table"/>
              <w:jc w:val="center"/>
              <w:rPr>
                <w:sz w:val="20"/>
                <w:szCs w:val="20"/>
              </w:rPr>
            </w:pPr>
            <w:r w:rsidRPr="0005541A">
              <w:rPr>
                <w:sz w:val="20"/>
                <w:szCs w:val="20"/>
              </w:rPr>
              <w:t>-</w:t>
            </w:r>
          </w:p>
        </w:tc>
        <w:tc>
          <w:tcPr>
            <w:tcW w:w="1134" w:type="dxa"/>
            <w:vAlign w:val="center"/>
          </w:tcPr>
          <w:p w14:paraId="25DDA5FE" w14:textId="77777777" w:rsidR="00DA285C" w:rsidRPr="0005541A" w:rsidRDefault="00DA285C" w:rsidP="002331F6">
            <w:pPr>
              <w:pStyle w:val="table"/>
              <w:jc w:val="center"/>
              <w:rPr>
                <w:sz w:val="20"/>
                <w:szCs w:val="20"/>
              </w:rPr>
            </w:pPr>
            <w:r w:rsidRPr="0005541A">
              <w:rPr>
                <w:sz w:val="20"/>
                <w:szCs w:val="20"/>
              </w:rPr>
              <w:t>L</w:t>
            </w:r>
          </w:p>
        </w:tc>
        <w:tc>
          <w:tcPr>
            <w:tcW w:w="993" w:type="dxa"/>
            <w:vAlign w:val="center"/>
          </w:tcPr>
          <w:p w14:paraId="4335C9E1" w14:textId="3EFFE848" w:rsidR="00DA285C" w:rsidRPr="0005541A" w:rsidRDefault="00DA285C" w:rsidP="002331F6">
            <w:pPr>
              <w:pStyle w:val="table"/>
              <w:jc w:val="center"/>
              <w:rPr>
                <w:sz w:val="20"/>
                <w:szCs w:val="20"/>
              </w:rPr>
            </w:pPr>
            <w:r w:rsidRPr="0005541A">
              <w:rPr>
                <w:sz w:val="20"/>
                <w:szCs w:val="20"/>
              </w:rPr>
              <w:t>~H</w:t>
            </w:r>
          </w:p>
        </w:tc>
        <w:tc>
          <w:tcPr>
            <w:tcW w:w="850" w:type="dxa"/>
            <w:vAlign w:val="center"/>
          </w:tcPr>
          <w:p w14:paraId="018E96F5" w14:textId="4F51B459" w:rsidR="00DA285C" w:rsidRPr="0005541A" w:rsidRDefault="00DA285C" w:rsidP="002331F6">
            <w:pPr>
              <w:pStyle w:val="table"/>
              <w:jc w:val="center"/>
              <w:rPr>
                <w:sz w:val="20"/>
                <w:szCs w:val="20"/>
              </w:rPr>
            </w:pPr>
            <w:r w:rsidRPr="0005541A">
              <w:rPr>
                <w:sz w:val="20"/>
                <w:szCs w:val="20"/>
              </w:rPr>
              <w:t>~H</w:t>
            </w:r>
          </w:p>
        </w:tc>
        <w:tc>
          <w:tcPr>
            <w:tcW w:w="992" w:type="dxa"/>
            <w:vAlign w:val="center"/>
          </w:tcPr>
          <w:p w14:paraId="5641DCCA" w14:textId="71DD0B0E" w:rsidR="00DA285C" w:rsidRPr="0005541A" w:rsidRDefault="00DA285C" w:rsidP="002331F6">
            <w:pPr>
              <w:pStyle w:val="table"/>
              <w:jc w:val="center"/>
              <w:rPr>
                <w:sz w:val="20"/>
                <w:szCs w:val="20"/>
              </w:rPr>
            </w:pPr>
            <w:r w:rsidRPr="0005541A">
              <w:rPr>
                <w:sz w:val="20"/>
                <w:szCs w:val="20"/>
              </w:rPr>
              <w:t>~N</w:t>
            </w:r>
          </w:p>
        </w:tc>
        <w:tc>
          <w:tcPr>
            <w:tcW w:w="851" w:type="dxa"/>
            <w:vAlign w:val="center"/>
          </w:tcPr>
          <w:p w14:paraId="37C01C88" w14:textId="7A91D9A5" w:rsidR="00DA285C" w:rsidRPr="0005541A" w:rsidRDefault="00DA285C" w:rsidP="002331F6">
            <w:pPr>
              <w:pStyle w:val="table"/>
              <w:jc w:val="center"/>
              <w:rPr>
                <w:sz w:val="20"/>
                <w:szCs w:val="20"/>
              </w:rPr>
            </w:pPr>
            <w:r w:rsidRPr="0005541A">
              <w:rPr>
                <w:sz w:val="20"/>
                <w:szCs w:val="20"/>
              </w:rPr>
              <w:t>~H</w:t>
            </w:r>
          </w:p>
        </w:tc>
      </w:tr>
      <w:tr w:rsidR="00DA285C" w14:paraId="0B9E6FE5" w14:textId="77777777" w:rsidTr="00D1283C">
        <w:trPr>
          <w:cantSplit/>
          <w:trHeight w:val="283"/>
        </w:trPr>
        <w:tc>
          <w:tcPr>
            <w:tcW w:w="1560" w:type="dxa"/>
            <w:vMerge/>
            <w:vAlign w:val="center"/>
          </w:tcPr>
          <w:p w14:paraId="63AECA95" w14:textId="77777777" w:rsidR="00DA285C" w:rsidRDefault="00DA285C" w:rsidP="002331F6">
            <w:pPr>
              <w:pStyle w:val="table"/>
              <w:jc w:val="center"/>
            </w:pPr>
          </w:p>
        </w:tc>
        <w:tc>
          <w:tcPr>
            <w:tcW w:w="992" w:type="dxa"/>
            <w:vAlign w:val="center"/>
          </w:tcPr>
          <w:p w14:paraId="439EA3D3" w14:textId="2A8E3A0D" w:rsidR="00DA285C" w:rsidRPr="002331F6" w:rsidRDefault="00DA285C" w:rsidP="002331F6">
            <w:pPr>
              <w:pStyle w:val="table"/>
              <w:jc w:val="center"/>
              <w:rPr>
                <w:i/>
                <w:iCs/>
                <w:sz w:val="20"/>
                <w:szCs w:val="20"/>
              </w:rPr>
            </w:pPr>
            <w:r>
              <w:rPr>
                <w:i/>
                <w:iCs/>
                <w:sz w:val="20"/>
                <w:szCs w:val="20"/>
              </w:rPr>
              <w:t>l</w:t>
            </w:r>
            <w:r w:rsidRPr="002331F6">
              <w:rPr>
                <w:i/>
                <w:iCs/>
                <w:sz w:val="20"/>
                <w:szCs w:val="20"/>
              </w:rPr>
              <w:t>ow</w:t>
            </w:r>
          </w:p>
        </w:tc>
        <w:tc>
          <w:tcPr>
            <w:tcW w:w="992" w:type="dxa"/>
            <w:vAlign w:val="center"/>
          </w:tcPr>
          <w:p w14:paraId="37FFAC7F" w14:textId="77777777" w:rsidR="00DA285C" w:rsidRPr="0005541A" w:rsidRDefault="00DA285C" w:rsidP="002331F6">
            <w:pPr>
              <w:pStyle w:val="table"/>
              <w:jc w:val="center"/>
              <w:rPr>
                <w:sz w:val="20"/>
                <w:szCs w:val="20"/>
              </w:rPr>
            </w:pPr>
            <w:r w:rsidRPr="0005541A">
              <w:rPr>
                <w:sz w:val="20"/>
                <w:szCs w:val="20"/>
              </w:rPr>
              <w:t>L</w:t>
            </w:r>
          </w:p>
        </w:tc>
        <w:tc>
          <w:tcPr>
            <w:tcW w:w="992" w:type="dxa"/>
            <w:vAlign w:val="center"/>
          </w:tcPr>
          <w:p w14:paraId="66894B9E" w14:textId="77777777" w:rsidR="00DA285C" w:rsidRPr="0005541A" w:rsidRDefault="00DA285C" w:rsidP="002331F6">
            <w:pPr>
              <w:pStyle w:val="table"/>
              <w:jc w:val="center"/>
              <w:rPr>
                <w:sz w:val="20"/>
                <w:szCs w:val="20"/>
              </w:rPr>
            </w:pPr>
            <w:r w:rsidRPr="0005541A">
              <w:rPr>
                <w:sz w:val="20"/>
                <w:szCs w:val="20"/>
              </w:rPr>
              <w:t>-</w:t>
            </w:r>
          </w:p>
        </w:tc>
        <w:tc>
          <w:tcPr>
            <w:tcW w:w="1134" w:type="dxa"/>
            <w:vAlign w:val="center"/>
          </w:tcPr>
          <w:p w14:paraId="3C26D12D" w14:textId="77777777" w:rsidR="00DA285C" w:rsidRPr="0005541A" w:rsidRDefault="00DA285C" w:rsidP="002331F6">
            <w:pPr>
              <w:pStyle w:val="table"/>
              <w:jc w:val="center"/>
              <w:rPr>
                <w:sz w:val="20"/>
                <w:szCs w:val="20"/>
              </w:rPr>
            </w:pPr>
            <w:r w:rsidRPr="0005541A">
              <w:rPr>
                <w:sz w:val="20"/>
                <w:szCs w:val="20"/>
              </w:rPr>
              <w:t>L</w:t>
            </w:r>
          </w:p>
        </w:tc>
        <w:tc>
          <w:tcPr>
            <w:tcW w:w="993" w:type="dxa"/>
            <w:vAlign w:val="center"/>
          </w:tcPr>
          <w:p w14:paraId="383390F4" w14:textId="77777777" w:rsidR="00DA285C" w:rsidRPr="0005541A" w:rsidRDefault="00DA285C" w:rsidP="002331F6">
            <w:pPr>
              <w:pStyle w:val="table"/>
              <w:jc w:val="center"/>
              <w:rPr>
                <w:color w:val="00B050"/>
                <w:sz w:val="20"/>
                <w:szCs w:val="20"/>
              </w:rPr>
            </w:pPr>
            <w:r w:rsidRPr="0005541A">
              <w:rPr>
                <w:color w:val="00B050"/>
                <w:sz w:val="20"/>
                <w:szCs w:val="20"/>
              </w:rPr>
              <w:t>H</w:t>
            </w:r>
          </w:p>
        </w:tc>
        <w:tc>
          <w:tcPr>
            <w:tcW w:w="850" w:type="dxa"/>
            <w:vAlign w:val="center"/>
          </w:tcPr>
          <w:p w14:paraId="2D4C9FCF" w14:textId="77777777" w:rsidR="00DA285C" w:rsidRPr="0005541A" w:rsidRDefault="00DA285C" w:rsidP="002331F6">
            <w:pPr>
              <w:pStyle w:val="table"/>
              <w:jc w:val="center"/>
              <w:rPr>
                <w:color w:val="00B050"/>
                <w:sz w:val="20"/>
                <w:szCs w:val="20"/>
              </w:rPr>
            </w:pPr>
            <w:r w:rsidRPr="0005541A">
              <w:rPr>
                <w:color w:val="00B050"/>
                <w:sz w:val="20"/>
                <w:szCs w:val="20"/>
              </w:rPr>
              <w:t>H</w:t>
            </w:r>
          </w:p>
        </w:tc>
        <w:tc>
          <w:tcPr>
            <w:tcW w:w="992" w:type="dxa"/>
            <w:vAlign w:val="center"/>
          </w:tcPr>
          <w:p w14:paraId="6F9B8065" w14:textId="77777777" w:rsidR="00DA285C" w:rsidRPr="0005541A" w:rsidRDefault="00DA285C" w:rsidP="002331F6">
            <w:pPr>
              <w:pStyle w:val="table"/>
              <w:jc w:val="center"/>
              <w:rPr>
                <w:color w:val="00B050"/>
                <w:sz w:val="20"/>
                <w:szCs w:val="20"/>
              </w:rPr>
            </w:pPr>
            <w:r w:rsidRPr="0005541A">
              <w:rPr>
                <w:color w:val="00B050"/>
                <w:sz w:val="20"/>
                <w:szCs w:val="20"/>
              </w:rPr>
              <w:t>N</w:t>
            </w:r>
          </w:p>
        </w:tc>
        <w:tc>
          <w:tcPr>
            <w:tcW w:w="851" w:type="dxa"/>
            <w:vAlign w:val="center"/>
          </w:tcPr>
          <w:p w14:paraId="3B99855F" w14:textId="77777777" w:rsidR="00DA285C" w:rsidRPr="0005541A" w:rsidRDefault="00DA285C" w:rsidP="002331F6">
            <w:pPr>
              <w:pStyle w:val="table"/>
              <w:jc w:val="center"/>
              <w:rPr>
                <w:color w:val="00B050"/>
                <w:sz w:val="20"/>
                <w:szCs w:val="20"/>
              </w:rPr>
            </w:pPr>
            <w:r w:rsidRPr="0005541A">
              <w:rPr>
                <w:color w:val="00B050"/>
                <w:sz w:val="20"/>
                <w:szCs w:val="20"/>
              </w:rPr>
              <w:t>H</w:t>
            </w:r>
          </w:p>
        </w:tc>
      </w:tr>
      <w:tr w:rsidR="00DA285C" w14:paraId="2503BF74" w14:textId="77777777" w:rsidTr="00D1283C">
        <w:trPr>
          <w:cantSplit/>
          <w:trHeight w:val="283"/>
        </w:trPr>
        <w:tc>
          <w:tcPr>
            <w:tcW w:w="1560" w:type="dxa"/>
            <w:vMerge/>
            <w:vAlign w:val="center"/>
          </w:tcPr>
          <w:p w14:paraId="58376A9F" w14:textId="77777777" w:rsidR="00DA285C" w:rsidRDefault="00DA285C" w:rsidP="002331F6">
            <w:pPr>
              <w:pStyle w:val="table"/>
              <w:jc w:val="center"/>
            </w:pPr>
          </w:p>
        </w:tc>
        <w:tc>
          <w:tcPr>
            <w:tcW w:w="992" w:type="dxa"/>
            <w:vAlign w:val="center"/>
          </w:tcPr>
          <w:p w14:paraId="61024C12" w14:textId="494F8BAB" w:rsidR="00DA285C" w:rsidRPr="002331F6" w:rsidRDefault="00DA285C" w:rsidP="002331F6">
            <w:pPr>
              <w:pStyle w:val="table"/>
              <w:jc w:val="center"/>
              <w:rPr>
                <w:i/>
                <w:iCs/>
                <w:sz w:val="20"/>
                <w:szCs w:val="20"/>
              </w:rPr>
            </w:pPr>
            <w:r>
              <w:rPr>
                <w:i/>
                <w:iCs/>
                <w:sz w:val="20"/>
                <w:szCs w:val="20"/>
              </w:rPr>
              <w:t>m</w:t>
            </w:r>
            <w:r w:rsidRPr="002331F6">
              <w:rPr>
                <w:i/>
                <w:iCs/>
                <w:sz w:val="20"/>
                <w:szCs w:val="20"/>
              </w:rPr>
              <w:t>edium</w:t>
            </w:r>
          </w:p>
        </w:tc>
        <w:tc>
          <w:tcPr>
            <w:tcW w:w="992" w:type="dxa"/>
            <w:vAlign w:val="center"/>
          </w:tcPr>
          <w:p w14:paraId="302D477A" w14:textId="77777777" w:rsidR="00DA285C" w:rsidRPr="0005541A" w:rsidRDefault="00DA285C" w:rsidP="002331F6">
            <w:pPr>
              <w:pStyle w:val="table"/>
              <w:jc w:val="center"/>
              <w:rPr>
                <w:sz w:val="20"/>
                <w:szCs w:val="20"/>
              </w:rPr>
            </w:pPr>
            <w:r w:rsidRPr="0005541A">
              <w:rPr>
                <w:sz w:val="20"/>
                <w:szCs w:val="20"/>
              </w:rPr>
              <w:t>L</w:t>
            </w:r>
          </w:p>
        </w:tc>
        <w:tc>
          <w:tcPr>
            <w:tcW w:w="992" w:type="dxa"/>
            <w:vAlign w:val="center"/>
          </w:tcPr>
          <w:p w14:paraId="541BCD3D" w14:textId="77777777" w:rsidR="00DA285C" w:rsidRPr="0005541A" w:rsidRDefault="00DA285C" w:rsidP="002331F6">
            <w:pPr>
              <w:pStyle w:val="table"/>
              <w:jc w:val="center"/>
              <w:rPr>
                <w:sz w:val="20"/>
                <w:szCs w:val="20"/>
              </w:rPr>
            </w:pPr>
            <w:r w:rsidRPr="0005541A">
              <w:rPr>
                <w:sz w:val="20"/>
                <w:szCs w:val="20"/>
              </w:rPr>
              <w:t>-</w:t>
            </w:r>
          </w:p>
        </w:tc>
        <w:tc>
          <w:tcPr>
            <w:tcW w:w="1134" w:type="dxa"/>
            <w:vAlign w:val="center"/>
          </w:tcPr>
          <w:p w14:paraId="499D86A9" w14:textId="77777777" w:rsidR="00DA285C" w:rsidRPr="0005541A" w:rsidRDefault="00DA285C" w:rsidP="002331F6">
            <w:pPr>
              <w:pStyle w:val="table"/>
              <w:jc w:val="center"/>
              <w:rPr>
                <w:sz w:val="20"/>
                <w:szCs w:val="20"/>
              </w:rPr>
            </w:pPr>
            <w:r w:rsidRPr="0005541A">
              <w:rPr>
                <w:sz w:val="20"/>
                <w:szCs w:val="20"/>
              </w:rPr>
              <w:t>L</w:t>
            </w:r>
          </w:p>
        </w:tc>
        <w:tc>
          <w:tcPr>
            <w:tcW w:w="993" w:type="dxa"/>
            <w:vAlign w:val="center"/>
          </w:tcPr>
          <w:p w14:paraId="3B43D1A5" w14:textId="77777777" w:rsidR="00DA285C" w:rsidRPr="0005541A" w:rsidRDefault="00DA285C" w:rsidP="002331F6">
            <w:pPr>
              <w:pStyle w:val="table"/>
              <w:jc w:val="center"/>
              <w:rPr>
                <w:color w:val="FF0000"/>
                <w:sz w:val="20"/>
                <w:szCs w:val="20"/>
              </w:rPr>
            </w:pPr>
            <w:r w:rsidRPr="0005541A">
              <w:rPr>
                <w:color w:val="FF0000"/>
                <w:sz w:val="20"/>
                <w:szCs w:val="20"/>
              </w:rPr>
              <w:t>H</w:t>
            </w:r>
          </w:p>
        </w:tc>
        <w:tc>
          <w:tcPr>
            <w:tcW w:w="850" w:type="dxa"/>
            <w:vAlign w:val="center"/>
          </w:tcPr>
          <w:p w14:paraId="33CE6F06" w14:textId="77777777" w:rsidR="00DA285C" w:rsidRPr="0005541A" w:rsidRDefault="00DA285C" w:rsidP="002331F6">
            <w:pPr>
              <w:pStyle w:val="table"/>
              <w:jc w:val="center"/>
              <w:rPr>
                <w:color w:val="FF0000"/>
                <w:sz w:val="20"/>
                <w:szCs w:val="20"/>
              </w:rPr>
            </w:pPr>
            <w:r w:rsidRPr="0005541A">
              <w:rPr>
                <w:color w:val="FF0000"/>
                <w:sz w:val="20"/>
                <w:szCs w:val="20"/>
              </w:rPr>
              <w:t>H</w:t>
            </w:r>
          </w:p>
        </w:tc>
        <w:tc>
          <w:tcPr>
            <w:tcW w:w="992" w:type="dxa"/>
            <w:vAlign w:val="center"/>
          </w:tcPr>
          <w:p w14:paraId="118608FB" w14:textId="77777777" w:rsidR="00DA285C" w:rsidRPr="0005541A" w:rsidRDefault="00DA285C" w:rsidP="002331F6">
            <w:pPr>
              <w:pStyle w:val="table"/>
              <w:jc w:val="center"/>
              <w:rPr>
                <w:color w:val="FF0000"/>
                <w:sz w:val="20"/>
                <w:szCs w:val="20"/>
              </w:rPr>
            </w:pPr>
            <w:r w:rsidRPr="0005541A">
              <w:rPr>
                <w:color w:val="FF0000"/>
                <w:sz w:val="20"/>
                <w:szCs w:val="20"/>
              </w:rPr>
              <w:t>N</w:t>
            </w:r>
          </w:p>
        </w:tc>
        <w:tc>
          <w:tcPr>
            <w:tcW w:w="851" w:type="dxa"/>
            <w:vAlign w:val="center"/>
          </w:tcPr>
          <w:p w14:paraId="5E1349D1" w14:textId="77777777" w:rsidR="00DA285C" w:rsidRPr="0005541A" w:rsidRDefault="00DA285C" w:rsidP="002331F6">
            <w:pPr>
              <w:pStyle w:val="table"/>
              <w:jc w:val="center"/>
              <w:rPr>
                <w:color w:val="FF0000"/>
                <w:sz w:val="20"/>
                <w:szCs w:val="20"/>
              </w:rPr>
            </w:pPr>
            <w:r w:rsidRPr="0005541A">
              <w:rPr>
                <w:color w:val="FF0000"/>
                <w:sz w:val="20"/>
                <w:szCs w:val="20"/>
              </w:rPr>
              <w:t>H</w:t>
            </w:r>
          </w:p>
        </w:tc>
      </w:tr>
      <w:tr w:rsidR="00DA285C" w14:paraId="1FA0FC6F" w14:textId="77777777" w:rsidTr="00D1283C">
        <w:trPr>
          <w:cantSplit/>
          <w:trHeight w:val="283"/>
        </w:trPr>
        <w:tc>
          <w:tcPr>
            <w:tcW w:w="1560" w:type="dxa"/>
            <w:vMerge/>
            <w:vAlign w:val="center"/>
          </w:tcPr>
          <w:p w14:paraId="1BD48788" w14:textId="77777777" w:rsidR="00DA285C" w:rsidRDefault="00DA285C" w:rsidP="002331F6">
            <w:pPr>
              <w:pStyle w:val="table"/>
              <w:jc w:val="center"/>
            </w:pPr>
          </w:p>
        </w:tc>
        <w:tc>
          <w:tcPr>
            <w:tcW w:w="992" w:type="dxa"/>
            <w:vAlign w:val="center"/>
          </w:tcPr>
          <w:p w14:paraId="43601D56" w14:textId="68BFFDA4" w:rsidR="00DA285C" w:rsidRPr="002331F6" w:rsidRDefault="00DA285C" w:rsidP="002331F6">
            <w:pPr>
              <w:pStyle w:val="table"/>
              <w:jc w:val="center"/>
              <w:rPr>
                <w:i/>
                <w:iCs/>
                <w:sz w:val="20"/>
                <w:szCs w:val="20"/>
              </w:rPr>
            </w:pPr>
            <w:r>
              <w:rPr>
                <w:i/>
                <w:iCs/>
                <w:sz w:val="20"/>
                <w:szCs w:val="20"/>
              </w:rPr>
              <w:t>h</w:t>
            </w:r>
            <w:r w:rsidRPr="002331F6">
              <w:rPr>
                <w:i/>
                <w:iCs/>
                <w:sz w:val="20"/>
                <w:szCs w:val="20"/>
              </w:rPr>
              <w:t>igh</w:t>
            </w:r>
          </w:p>
        </w:tc>
        <w:tc>
          <w:tcPr>
            <w:tcW w:w="992" w:type="dxa"/>
            <w:vAlign w:val="center"/>
          </w:tcPr>
          <w:p w14:paraId="5952372B" w14:textId="77777777" w:rsidR="00DA285C" w:rsidRPr="0005541A" w:rsidRDefault="00DA285C" w:rsidP="002331F6">
            <w:pPr>
              <w:pStyle w:val="table"/>
              <w:jc w:val="center"/>
              <w:rPr>
                <w:sz w:val="20"/>
                <w:szCs w:val="20"/>
              </w:rPr>
            </w:pPr>
            <w:r w:rsidRPr="0005541A">
              <w:rPr>
                <w:sz w:val="20"/>
                <w:szCs w:val="20"/>
              </w:rPr>
              <w:t>L</w:t>
            </w:r>
          </w:p>
        </w:tc>
        <w:tc>
          <w:tcPr>
            <w:tcW w:w="992" w:type="dxa"/>
            <w:vAlign w:val="center"/>
          </w:tcPr>
          <w:p w14:paraId="421B5F09" w14:textId="77777777" w:rsidR="00DA285C" w:rsidRPr="0005541A" w:rsidRDefault="00DA285C" w:rsidP="002331F6">
            <w:pPr>
              <w:pStyle w:val="table"/>
              <w:jc w:val="center"/>
              <w:rPr>
                <w:sz w:val="20"/>
                <w:szCs w:val="20"/>
              </w:rPr>
            </w:pPr>
            <w:r w:rsidRPr="0005541A">
              <w:rPr>
                <w:sz w:val="20"/>
                <w:szCs w:val="20"/>
              </w:rPr>
              <w:t>-</w:t>
            </w:r>
          </w:p>
        </w:tc>
        <w:tc>
          <w:tcPr>
            <w:tcW w:w="1134" w:type="dxa"/>
            <w:vAlign w:val="center"/>
          </w:tcPr>
          <w:p w14:paraId="2F19C41F" w14:textId="77777777" w:rsidR="00DA285C" w:rsidRPr="0005541A" w:rsidRDefault="00DA285C" w:rsidP="002331F6">
            <w:pPr>
              <w:pStyle w:val="table"/>
              <w:jc w:val="center"/>
              <w:rPr>
                <w:sz w:val="20"/>
                <w:szCs w:val="20"/>
              </w:rPr>
            </w:pPr>
            <w:r w:rsidRPr="0005541A">
              <w:rPr>
                <w:sz w:val="20"/>
                <w:szCs w:val="20"/>
              </w:rPr>
              <w:t>L</w:t>
            </w:r>
          </w:p>
        </w:tc>
        <w:tc>
          <w:tcPr>
            <w:tcW w:w="993" w:type="dxa"/>
            <w:vAlign w:val="center"/>
          </w:tcPr>
          <w:p w14:paraId="0A85A9AA" w14:textId="77777777" w:rsidR="00DA285C" w:rsidRPr="0005541A" w:rsidRDefault="00DA285C" w:rsidP="002331F6">
            <w:pPr>
              <w:pStyle w:val="table"/>
              <w:jc w:val="center"/>
              <w:rPr>
                <w:color w:val="0070C0"/>
                <w:sz w:val="20"/>
                <w:szCs w:val="20"/>
              </w:rPr>
            </w:pPr>
            <w:r w:rsidRPr="0005541A">
              <w:rPr>
                <w:color w:val="0070C0"/>
                <w:sz w:val="20"/>
                <w:szCs w:val="20"/>
              </w:rPr>
              <w:t>H</w:t>
            </w:r>
          </w:p>
        </w:tc>
        <w:tc>
          <w:tcPr>
            <w:tcW w:w="850" w:type="dxa"/>
            <w:vAlign w:val="center"/>
          </w:tcPr>
          <w:p w14:paraId="44CA8E6A" w14:textId="77777777" w:rsidR="00DA285C" w:rsidRPr="0005541A" w:rsidRDefault="00DA285C" w:rsidP="002331F6">
            <w:pPr>
              <w:pStyle w:val="table"/>
              <w:jc w:val="center"/>
              <w:rPr>
                <w:color w:val="0070C0"/>
                <w:sz w:val="20"/>
                <w:szCs w:val="20"/>
              </w:rPr>
            </w:pPr>
            <w:r w:rsidRPr="0005541A">
              <w:rPr>
                <w:color w:val="0070C0"/>
                <w:sz w:val="20"/>
                <w:szCs w:val="20"/>
              </w:rPr>
              <w:t>H</w:t>
            </w:r>
          </w:p>
        </w:tc>
        <w:tc>
          <w:tcPr>
            <w:tcW w:w="992" w:type="dxa"/>
            <w:vAlign w:val="center"/>
          </w:tcPr>
          <w:p w14:paraId="29C64011" w14:textId="77777777" w:rsidR="00DA285C" w:rsidRPr="0005541A" w:rsidRDefault="00DA285C" w:rsidP="002331F6">
            <w:pPr>
              <w:pStyle w:val="table"/>
              <w:jc w:val="center"/>
              <w:rPr>
                <w:color w:val="0070C0"/>
                <w:sz w:val="20"/>
                <w:szCs w:val="20"/>
              </w:rPr>
            </w:pPr>
            <w:r w:rsidRPr="0005541A">
              <w:rPr>
                <w:color w:val="0070C0"/>
                <w:sz w:val="20"/>
                <w:szCs w:val="20"/>
              </w:rPr>
              <w:t>N</w:t>
            </w:r>
          </w:p>
        </w:tc>
        <w:tc>
          <w:tcPr>
            <w:tcW w:w="851" w:type="dxa"/>
            <w:vAlign w:val="center"/>
          </w:tcPr>
          <w:p w14:paraId="3594918F" w14:textId="77777777" w:rsidR="00DA285C" w:rsidRPr="0005541A" w:rsidRDefault="00DA285C" w:rsidP="002331F6">
            <w:pPr>
              <w:pStyle w:val="table"/>
              <w:jc w:val="center"/>
              <w:rPr>
                <w:color w:val="0070C0"/>
                <w:sz w:val="20"/>
                <w:szCs w:val="20"/>
              </w:rPr>
            </w:pPr>
            <w:r w:rsidRPr="0005541A">
              <w:rPr>
                <w:color w:val="0070C0"/>
                <w:sz w:val="20"/>
                <w:szCs w:val="20"/>
              </w:rPr>
              <w:t>H</w:t>
            </w:r>
          </w:p>
        </w:tc>
      </w:tr>
      <w:tr w:rsidR="00DA285C" w14:paraId="210150E2" w14:textId="77777777" w:rsidTr="00D1283C">
        <w:trPr>
          <w:cantSplit/>
          <w:trHeight w:val="283"/>
        </w:trPr>
        <w:tc>
          <w:tcPr>
            <w:tcW w:w="1560" w:type="dxa"/>
            <w:vMerge/>
            <w:vAlign w:val="center"/>
          </w:tcPr>
          <w:p w14:paraId="5BA329E0" w14:textId="77777777" w:rsidR="00DA285C" w:rsidRDefault="00DA285C" w:rsidP="002331F6">
            <w:pPr>
              <w:pStyle w:val="table"/>
              <w:jc w:val="center"/>
            </w:pPr>
          </w:p>
        </w:tc>
        <w:tc>
          <w:tcPr>
            <w:tcW w:w="992" w:type="dxa"/>
            <w:vAlign w:val="center"/>
          </w:tcPr>
          <w:p w14:paraId="1D8A59F5" w14:textId="26AD146F" w:rsidR="00DA285C" w:rsidRPr="002331F6" w:rsidRDefault="00DA285C" w:rsidP="002331F6">
            <w:pPr>
              <w:pStyle w:val="table"/>
              <w:jc w:val="center"/>
              <w:rPr>
                <w:i/>
                <w:iCs/>
                <w:sz w:val="20"/>
                <w:szCs w:val="20"/>
              </w:rPr>
            </w:pPr>
            <w:r>
              <w:rPr>
                <w:i/>
                <w:iCs/>
                <w:sz w:val="20"/>
                <w:szCs w:val="20"/>
              </w:rPr>
              <w:t>very h</w:t>
            </w:r>
            <w:r w:rsidRPr="002331F6">
              <w:rPr>
                <w:i/>
                <w:iCs/>
                <w:sz w:val="20"/>
                <w:szCs w:val="20"/>
              </w:rPr>
              <w:t>igh</w:t>
            </w:r>
          </w:p>
        </w:tc>
        <w:tc>
          <w:tcPr>
            <w:tcW w:w="992" w:type="dxa"/>
            <w:vAlign w:val="center"/>
          </w:tcPr>
          <w:p w14:paraId="5FA9CED7" w14:textId="684DBEDD" w:rsidR="00DA285C" w:rsidRPr="0005541A" w:rsidRDefault="00DA285C" w:rsidP="002331F6">
            <w:pPr>
              <w:pStyle w:val="table"/>
              <w:jc w:val="center"/>
              <w:rPr>
                <w:sz w:val="20"/>
                <w:szCs w:val="20"/>
              </w:rPr>
            </w:pPr>
            <w:r w:rsidRPr="0005541A">
              <w:rPr>
                <w:color w:val="00B050"/>
                <w:sz w:val="20"/>
                <w:szCs w:val="20"/>
              </w:rPr>
              <w:t>H</w:t>
            </w:r>
          </w:p>
        </w:tc>
        <w:tc>
          <w:tcPr>
            <w:tcW w:w="992" w:type="dxa"/>
            <w:vAlign w:val="center"/>
          </w:tcPr>
          <w:p w14:paraId="1070E8D9" w14:textId="5B913007" w:rsidR="00DA285C" w:rsidRPr="0005541A" w:rsidRDefault="00DA285C" w:rsidP="002331F6">
            <w:pPr>
              <w:pStyle w:val="table"/>
              <w:jc w:val="center"/>
              <w:rPr>
                <w:sz w:val="20"/>
                <w:szCs w:val="20"/>
              </w:rPr>
            </w:pPr>
            <w:r w:rsidRPr="0005541A">
              <w:rPr>
                <w:sz w:val="20"/>
                <w:szCs w:val="20"/>
              </w:rPr>
              <w:t>-</w:t>
            </w:r>
          </w:p>
        </w:tc>
        <w:tc>
          <w:tcPr>
            <w:tcW w:w="1134" w:type="dxa"/>
            <w:vAlign w:val="center"/>
          </w:tcPr>
          <w:p w14:paraId="56A17F08" w14:textId="09A0094B" w:rsidR="00DA285C" w:rsidRPr="0005541A" w:rsidRDefault="00DA285C" w:rsidP="002331F6">
            <w:pPr>
              <w:pStyle w:val="table"/>
              <w:jc w:val="center"/>
              <w:rPr>
                <w:sz w:val="20"/>
                <w:szCs w:val="20"/>
              </w:rPr>
            </w:pPr>
            <w:r w:rsidRPr="0005541A">
              <w:rPr>
                <w:color w:val="00B050"/>
                <w:sz w:val="20"/>
                <w:szCs w:val="20"/>
              </w:rPr>
              <w:t>H</w:t>
            </w:r>
          </w:p>
        </w:tc>
        <w:tc>
          <w:tcPr>
            <w:tcW w:w="993" w:type="dxa"/>
            <w:vAlign w:val="center"/>
          </w:tcPr>
          <w:p w14:paraId="0C934A93" w14:textId="6BEC55B5" w:rsidR="00DA285C" w:rsidRPr="0005541A" w:rsidRDefault="00DA285C" w:rsidP="002331F6">
            <w:pPr>
              <w:pStyle w:val="table"/>
              <w:jc w:val="center"/>
              <w:rPr>
                <w:color w:val="000000" w:themeColor="text1"/>
                <w:sz w:val="20"/>
                <w:szCs w:val="20"/>
              </w:rPr>
            </w:pPr>
            <w:r w:rsidRPr="0005541A">
              <w:rPr>
                <w:color w:val="000000" w:themeColor="text1"/>
                <w:sz w:val="20"/>
                <w:szCs w:val="20"/>
              </w:rPr>
              <w:t>-</w:t>
            </w:r>
          </w:p>
        </w:tc>
        <w:tc>
          <w:tcPr>
            <w:tcW w:w="850" w:type="dxa"/>
            <w:vAlign w:val="center"/>
          </w:tcPr>
          <w:p w14:paraId="09A095C3" w14:textId="64A0E06F" w:rsidR="00DA285C" w:rsidRPr="0005541A" w:rsidRDefault="00DA285C" w:rsidP="002331F6">
            <w:pPr>
              <w:pStyle w:val="table"/>
              <w:jc w:val="center"/>
              <w:rPr>
                <w:color w:val="000000" w:themeColor="text1"/>
                <w:sz w:val="20"/>
                <w:szCs w:val="20"/>
              </w:rPr>
            </w:pPr>
            <w:r w:rsidRPr="0005541A">
              <w:rPr>
                <w:color w:val="000000" w:themeColor="text1"/>
                <w:sz w:val="20"/>
                <w:szCs w:val="20"/>
              </w:rPr>
              <w:t>-</w:t>
            </w:r>
          </w:p>
        </w:tc>
        <w:tc>
          <w:tcPr>
            <w:tcW w:w="992" w:type="dxa"/>
            <w:vAlign w:val="center"/>
          </w:tcPr>
          <w:p w14:paraId="709E21B2" w14:textId="0ACF00E2" w:rsidR="00DA285C" w:rsidRPr="0005541A" w:rsidRDefault="00DA285C" w:rsidP="002331F6">
            <w:pPr>
              <w:pStyle w:val="table"/>
              <w:jc w:val="center"/>
              <w:rPr>
                <w:color w:val="000000" w:themeColor="text1"/>
                <w:sz w:val="20"/>
                <w:szCs w:val="20"/>
              </w:rPr>
            </w:pPr>
            <w:r w:rsidRPr="0005541A">
              <w:rPr>
                <w:color w:val="000000" w:themeColor="text1"/>
                <w:sz w:val="20"/>
                <w:szCs w:val="20"/>
              </w:rPr>
              <w:t>-</w:t>
            </w:r>
          </w:p>
        </w:tc>
        <w:tc>
          <w:tcPr>
            <w:tcW w:w="851" w:type="dxa"/>
            <w:vAlign w:val="center"/>
          </w:tcPr>
          <w:p w14:paraId="7D7F8AEB" w14:textId="4261898F" w:rsidR="00DA285C" w:rsidRPr="0005541A" w:rsidRDefault="00DA285C" w:rsidP="002331F6">
            <w:pPr>
              <w:pStyle w:val="table"/>
              <w:jc w:val="center"/>
              <w:rPr>
                <w:color w:val="000000" w:themeColor="text1"/>
                <w:sz w:val="20"/>
                <w:szCs w:val="20"/>
              </w:rPr>
            </w:pPr>
            <w:r w:rsidRPr="0005541A">
              <w:rPr>
                <w:color w:val="000000" w:themeColor="text1"/>
                <w:sz w:val="20"/>
                <w:szCs w:val="20"/>
              </w:rPr>
              <w:t>-</w:t>
            </w:r>
          </w:p>
        </w:tc>
      </w:tr>
      <w:tr w:rsidR="002331F6" w14:paraId="07D3D093" w14:textId="77777777" w:rsidTr="00D1283C">
        <w:trPr>
          <w:cantSplit/>
          <w:trHeight w:val="283"/>
        </w:trPr>
        <w:tc>
          <w:tcPr>
            <w:tcW w:w="1560" w:type="dxa"/>
            <w:vMerge w:val="restart"/>
            <w:vAlign w:val="center"/>
          </w:tcPr>
          <w:p w14:paraId="5CC13258" w14:textId="77777777" w:rsidR="002331F6" w:rsidRDefault="002331F6" w:rsidP="002331F6">
            <w:pPr>
              <w:pStyle w:val="table"/>
              <w:jc w:val="center"/>
            </w:pPr>
            <w:r>
              <w:t>Migration</w:t>
            </w:r>
          </w:p>
        </w:tc>
        <w:tc>
          <w:tcPr>
            <w:tcW w:w="992" w:type="dxa"/>
            <w:vAlign w:val="center"/>
          </w:tcPr>
          <w:p w14:paraId="7AB54843" w14:textId="67D72F7D" w:rsidR="002331F6" w:rsidRPr="002331F6" w:rsidRDefault="00DA285C" w:rsidP="00DA285C">
            <w:pPr>
              <w:pStyle w:val="table"/>
              <w:jc w:val="center"/>
              <w:rPr>
                <w:i/>
                <w:iCs/>
                <w:sz w:val="20"/>
                <w:szCs w:val="20"/>
              </w:rPr>
            </w:pPr>
            <w:r>
              <w:rPr>
                <w:i/>
                <w:iCs/>
                <w:sz w:val="20"/>
                <w:szCs w:val="20"/>
              </w:rPr>
              <w:t>l</w:t>
            </w:r>
            <w:r w:rsidR="002331F6" w:rsidRPr="002331F6">
              <w:rPr>
                <w:i/>
                <w:iCs/>
                <w:sz w:val="20"/>
                <w:szCs w:val="20"/>
              </w:rPr>
              <w:t>ow</w:t>
            </w:r>
          </w:p>
        </w:tc>
        <w:tc>
          <w:tcPr>
            <w:tcW w:w="992" w:type="dxa"/>
            <w:vAlign w:val="center"/>
          </w:tcPr>
          <w:p w14:paraId="17A21A91" w14:textId="35EDBDD5" w:rsidR="002331F6" w:rsidRPr="0005541A" w:rsidRDefault="00DA285C" w:rsidP="002331F6">
            <w:pPr>
              <w:pStyle w:val="table"/>
              <w:jc w:val="center"/>
              <w:rPr>
                <w:sz w:val="20"/>
                <w:szCs w:val="20"/>
              </w:rPr>
            </w:pPr>
            <w:r w:rsidRPr="0005541A">
              <w:rPr>
                <w:color w:val="00B050"/>
                <w:sz w:val="20"/>
                <w:szCs w:val="20"/>
              </w:rPr>
              <w:t>H</w:t>
            </w:r>
          </w:p>
        </w:tc>
        <w:tc>
          <w:tcPr>
            <w:tcW w:w="992" w:type="dxa"/>
            <w:vAlign w:val="center"/>
          </w:tcPr>
          <w:p w14:paraId="40E1F9A1" w14:textId="77777777" w:rsidR="002331F6" w:rsidRPr="0005541A" w:rsidRDefault="002331F6" w:rsidP="002331F6">
            <w:pPr>
              <w:pStyle w:val="table"/>
              <w:jc w:val="center"/>
              <w:rPr>
                <w:sz w:val="20"/>
                <w:szCs w:val="20"/>
              </w:rPr>
            </w:pPr>
            <w:r w:rsidRPr="0005541A">
              <w:rPr>
                <w:sz w:val="20"/>
                <w:szCs w:val="20"/>
              </w:rPr>
              <w:t>-</w:t>
            </w:r>
          </w:p>
        </w:tc>
        <w:tc>
          <w:tcPr>
            <w:tcW w:w="1134" w:type="dxa"/>
            <w:vAlign w:val="center"/>
          </w:tcPr>
          <w:p w14:paraId="38325DDF" w14:textId="77777777" w:rsidR="002331F6" w:rsidRPr="0005541A" w:rsidRDefault="002331F6" w:rsidP="002331F6">
            <w:pPr>
              <w:pStyle w:val="table"/>
              <w:jc w:val="center"/>
              <w:rPr>
                <w:sz w:val="20"/>
                <w:szCs w:val="20"/>
              </w:rPr>
            </w:pPr>
            <w:r w:rsidRPr="0005541A">
              <w:rPr>
                <w:sz w:val="20"/>
                <w:szCs w:val="20"/>
              </w:rPr>
              <w:t>-</w:t>
            </w:r>
          </w:p>
        </w:tc>
        <w:tc>
          <w:tcPr>
            <w:tcW w:w="993" w:type="dxa"/>
            <w:vAlign w:val="center"/>
          </w:tcPr>
          <w:p w14:paraId="7F47F951" w14:textId="5E7AD9E2" w:rsidR="002331F6" w:rsidRPr="0005541A" w:rsidRDefault="00DA285C" w:rsidP="002331F6">
            <w:pPr>
              <w:pStyle w:val="table"/>
              <w:jc w:val="center"/>
              <w:rPr>
                <w:sz w:val="20"/>
                <w:szCs w:val="20"/>
              </w:rPr>
            </w:pPr>
            <w:r w:rsidRPr="0005541A">
              <w:rPr>
                <w:color w:val="00B050"/>
                <w:sz w:val="20"/>
                <w:szCs w:val="20"/>
              </w:rPr>
              <w:t>~</w:t>
            </w:r>
            <w:r w:rsidR="002331F6" w:rsidRPr="0005541A">
              <w:rPr>
                <w:color w:val="00B050"/>
                <w:sz w:val="20"/>
                <w:szCs w:val="20"/>
              </w:rPr>
              <w:t>H</w:t>
            </w:r>
          </w:p>
        </w:tc>
        <w:tc>
          <w:tcPr>
            <w:tcW w:w="850" w:type="dxa"/>
            <w:vAlign w:val="center"/>
          </w:tcPr>
          <w:p w14:paraId="0734994E" w14:textId="77777777" w:rsidR="002331F6" w:rsidRPr="0005541A" w:rsidRDefault="002331F6" w:rsidP="002331F6">
            <w:pPr>
              <w:pStyle w:val="table"/>
              <w:jc w:val="center"/>
              <w:rPr>
                <w:sz w:val="20"/>
                <w:szCs w:val="20"/>
              </w:rPr>
            </w:pPr>
            <w:r w:rsidRPr="0005541A">
              <w:rPr>
                <w:sz w:val="20"/>
                <w:szCs w:val="20"/>
              </w:rPr>
              <w:t>-</w:t>
            </w:r>
          </w:p>
        </w:tc>
        <w:tc>
          <w:tcPr>
            <w:tcW w:w="992" w:type="dxa"/>
            <w:vAlign w:val="center"/>
          </w:tcPr>
          <w:p w14:paraId="07EA0900" w14:textId="77777777" w:rsidR="002331F6" w:rsidRPr="0005541A" w:rsidRDefault="002331F6" w:rsidP="002331F6">
            <w:pPr>
              <w:pStyle w:val="table"/>
              <w:jc w:val="center"/>
              <w:rPr>
                <w:sz w:val="20"/>
                <w:szCs w:val="20"/>
              </w:rPr>
            </w:pPr>
            <w:r w:rsidRPr="0005541A">
              <w:rPr>
                <w:sz w:val="20"/>
                <w:szCs w:val="20"/>
              </w:rPr>
              <w:t>-</w:t>
            </w:r>
          </w:p>
        </w:tc>
        <w:tc>
          <w:tcPr>
            <w:tcW w:w="851" w:type="dxa"/>
            <w:vAlign w:val="center"/>
          </w:tcPr>
          <w:p w14:paraId="3867F94D" w14:textId="77777777" w:rsidR="002331F6" w:rsidRPr="0005541A" w:rsidRDefault="002331F6" w:rsidP="002331F6">
            <w:pPr>
              <w:pStyle w:val="table"/>
              <w:jc w:val="center"/>
              <w:rPr>
                <w:sz w:val="20"/>
                <w:szCs w:val="20"/>
              </w:rPr>
            </w:pPr>
            <w:r w:rsidRPr="0005541A">
              <w:rPr>
                <w:sz w:val="20"/>
                <w:szCs w:val="20"/>
              </w:rPr>
              <w:t>-</w:t>
            </w:r>
          </w:p>
        </w:tc>
      </w:tr>
      <w:tr w:rsidR="002331F6" w14:paraId="3CC46979" w14:textId="77777777" w:rsidTr="00D1283C">
        <w:trPr>
          <w:cantSplit/>
          <w:trHeight w:val="283"/>
        </w:trPr>
        <w:tc>
          <w:tcPr>
            <w:tcW w:w="1560" w:type="dxa"/>
            <w:vMerge/>
            <w:textDirection w:val="btLr"/>
            <w:vAlign w:val="center"/>
          </w:tcPr>
          <w:p w14:paraId="63F54375" w14:textId="77777777" w:rsidR="002331F6" w:rsidRDefault="002331F6" w:rsidP="002331F6">
            <w:pPr>
              <w:pStyle w:val="table"/>
              <w:jc w:val="center"/>
            </w:pPr>
          </w:p>
        </w:tc>
        <w:tc>
          <w:tcPr>
            <w:tcW w:w="992" w:type="dxa"/>
            <w:vAlign w:val="center"/>
          </w:tcPr>
          <w:p w14:paraId="5329D836" w14:textId="205C627F" w:rsidR="002331F6" w:rsidRPr="002331F6" w:rsidRDefault="00DA285C" w:rsidP="002331F6">
            <w:pPr>
              <w:pStyle w:val="table"/>
              <w:jc w:val="center"/>
              <w:rPr>
                <w:i/>
                <w:iCs/>
                <w:sz w:val="20"/>
                <w:szCs w:val="20"/>
              </w:rPr>
            </w:pPr>
            <w:r>
              <w:rPr>
                <w:i/>
                <w:iCs/>
                <w:sz w:val="20"/>
                <w:szCs w:val="20"/>
              </w:rPr>
              <w:t>h</w:t>
            </w:r>
            <w:r w:rsidR="002331F6" w:rsidRPr="002331F6">
              <w:rPr>
                <w:i/>
                <w:iCs/>
                <w:sz w:val="20"/>
                <w:szCs w:val="20"/>
              </w:rPr>
              <w:t>igh</w:t>
            </w:r>
          </w:p>
        </w:tc>
        <w:tc>
          <w:tcPr>
            <w:tcW w:w="992" w:type="dxa"/>
            <w:vAlign w:val="center"/>
          </w:tcPr>
          <w:p w14:paraId="0758815D" w14:textId="6FB8A10B" w:rsidR="002331F6" w:rsidRPr="0005541A" w:rsidRDefault="00DA285C" w:rsidP="002331F6">
            <w:pPr>
              <w:pStyle w:val="table"/>
              <w:jc w:val="center"/>
              <w:rPr>
                <w:sz w:val="20"/>
                <w:szCs w:val="20"/>
              </w:rPr>
            </w:pPr>
            <w:r w:rsidRPr="0005541A">
              <w:rPr>
                <w:sz w:val="20"/>
                <w:szCs w:val="20"/>
              </w:rPr>
              <w:t>~H</w:t>
            </w:r>
          </w:p>
        </w:tc>
        <w:tc>
          <w:tcPr>
            <w:tcW w:w="992" w:type="dxa"/>
            <w:vAlign w:val="center"/>
          </w:tcPr>
          <w:p w14:paraId="696775EB" w14:textId="77777777" w:rsidR="002331F6" w:rsidRPr="0005541A" w:rsidRDefault="002331F6" w:rsidP="002331F6">
            <w:pPr>
              <w:pStyle w:val="table"/>
              <w:jc w:val="center"/>
              <w:rPr>
                <w:sz w:val="20"/>
                <w:szCs w:val="20"/>
              </w:rPr>
            </w:pPr>
            <w:r w:rsidRPr="0005541A">
              <w:rPr>
                <w:sz w:val="20"/>
                <w:szCs w:val="20"/>
              </w:rPr>
              <w:t>-</w:t>
            </w:r>
          </w:p>
        </w:tc>
        <w:tc>
          <w:tcPr>
            <w:tcW w:w="1134" w:type="dxa"/>
            <w:vAlign w:val="center"/>
          </w:tcPr>
          <w:p w14:paraId="4123ADDC" w14:textId="77777777" w:rsidR="002331F6" w:rsidRPr="0005541A" w:rsidRDefault="002331F6" w:rsidP="002331F6">
            <w:pPr>
              <w:pStyle w:val="table"/>
              <w:jc w:val="center"/>
              <w:rPr>
                <w:sz w:val="20"/>
                <w:szCs w:val="20"/>
              </w:rPr>
            </w:pPr>
            <w:r w:rsidRPr="0005541A">
              <w:rPr>
                <w:sz w:val="20"/>
                <w:szCs w:val="20"/>
              </w:rPr>
              <w:t>-</w:t>
            </w:r>
          </w:p>
        </w:tc>
        <w:tc>
          <w:tcPr>
            <w:tcW w:w="993" w:type="dxa"/>
            <w:vAlign w:val="center"/>
          </w:tcPr>
          <w:p w14:paraId="10D1A392" w14:textId="77777777" w:rsidR="002331F6" w:rsidRPr="0005541A" w:rsidRDefault="002331F6" w:rsidP="002331F6">
            <w:pPr>
              <w:pStyle w:val="table"/>
              <w:jc w:val="center"/>
              <w:rPr>
                <w:sz w:val="20"/>
                <w:szCs w:val="20"/>
              </w:rPr>
            </w:pPr>
            <w:r w:rsidRPr="0005541A">
              <w:rPr>
                <w:sz w:val="20"/>
                <w:szCs w:val="20"/>
              </w:rPr>
              <w:t>H</w:t>
            </w:r>
          </w:p>
        </w:tc>
        <w:tc>
          <w:tcPr>
            <w:tcW w:w="850" w:type="dxa"/>
            <w:vAlign w:val="center"/>
          </w:tcPr>
          <w:p w14:paraId="557CD8ED" w14:textId="77777777" w:rsidR="002331F6" w:rsidRPr="0005541A" w:rsidRDefault="002331F6" w:rsidP="002331F6">
            <w:pPr>
              <w:pStyle w:val="table"/>
              <w:jc w:val="center"/>
              <w:rPr>
                <w:sz w:val="20"/>
                <w:szCs w:val="20"/>
              </w:rPr>
            </w:pPr>
            <w:r w:rsidRPr="0005541A">
              <w:rPr>
                <w:sz w:val="20"/>
                <w:szCs w:val="20"/>
              </w:rPr>
              <w:t>-</w:t>
            </w:r>
          </w:p>
        </w:tc>
        <w:tc>
          <w:tcPr>
            <w:tcW w:w="992" w:type="dxa"/>
            <w:vAlign w:val="center"/>
          </w:tcPr>
          <w:p w14:paraId="319AE17A" w14:textId="77777777" w:rsidR="002331F6" w:rsidRPr="0005541A" w:rsidRDefault="002331F6" w:rsidP="002331F6">
            <w:pPr>
              <w:pStyle w:val="table"/>
              <w:jc w:val="center"/>
              <w:rPr>
                <w:sz w:val="20"/>
                <w:szCs w:val="20"/>
              </w:rPr>
            </w:pPr>
            <w:r w:rsidRPr="0005541A">
              <w:rPr>
                <w:sz w:val="20"/>
                <w:szCs w:val="20"/>
              </w:rPr>
              <w:t>-</w:t>
            </w:r>
          </w:p>
        </w:tc>
        <w:tc>
          <w:tcPr>
            <w:tcW w:w="851" w:type="dxa"/>
            <w:vAlign w:val="center"/>
          </w:tcPr>
          <w:p w14:paraId="1DC8D5F2" w14:textId="77777777" w:rsidR="002331F6" w:rsidRPr="0005541A" w:rsidRDefault="002331F6" w:rsidP="002331F6">
            <w:pPr>
              <w:pStyle w:val="table"/>
              <w:jc w:val="center"/>
              <w:rPr>
                <w:sz w:val="20"/>
                <w:szCs w:val="20"/>
              </w:rPr>
            </w:pPr>
            <w:r w:rsidRPr="0005541A">
              <w:rPr>
                <w:sz w:val="20"/>
                <w:szCs w:val="20"/>
              </w:rPr>
              <w:t>-</w:t>
            </w:r>
          </w:p>
        </w:tc>
      </w:tr>
    </w:tbl>
    <w:p w14:paraId="7EDB338D" w14:textId="77777777" w:rsidR="00642268" w:rsidRDefault="00642268" w:rsidP="00A00003"/>
    <w:p w14:paraId="1A16DB6E" w14:textId="22EEA3CA" w:rsidR="00C514B1" w:rsidRDefault="00B11A4C" w:rsidP="009E542C">
      <w:pPr>
        <w:pStyle w:val="Heading3"/>
      </w:pPr>
      <w:r>
        <w:t>Cellular processing</w:t>
      </w:r>
    </w:p>
    <w:p w14:paraId="7F47C90C" w14:textId="52480EA0" w:rsidR="00317281" w:rsidRDefault="00226423" w:rsidP="00803C61">
      <w:r>
        <w:t xml:space="preserve">The controller’s outputs for proliferation, differentiation, mortality, and migration are </w:t>
      </w:r>
      <m:oMath>
        <m:sSub>
          <m:sSubPr>
            <m:ctrlPr>
              <w:rPr>
                <w:rFonts w:ascii="Cambria Math" w:hAnsi="Cambria Math"/>
              </w:rPr>
            </m:ctrlPr>
          </m:sSubPr>
          <m:e>
            <m:r>
              <w:rPr>
                <w:rFonts w:ascii="Cambria Math" w:hAnsi="Cambria Math"/>
              </w:rPr>
              <m:t>f</m:t>
            </m:r>
          </m:e>
          <m:sub>
            <m:r>
              <w:rPr>
                <w:rFonts w:ascii="Cambria Math" w:hAnsi="Cambria Math"/>
              </w:rPr>
              <m:t>P</m:t>
            </m:r>
          </m:sub>
        </m:sSub>
      </m:oMath>
      <w:r>
        <w:t xml:space="preserve">, </w:t>
      </w:r>
      <m:oMath>
        <m:sSub>
          <m:sSubPr>
            <m:ctrlPr>
              <w:rPr>
                <w:rFonts w:ascii="Cambria Math" w:hAnsi="Cambria Math"/>
              </w:rPr>
            </m:ctrlPr>
          </m:sSubPr>
          <m:e>
            <m:r>
              <w:rPr>
                <w:rFonts w:ascii="Cambria Math" w:hAnsi="Cambria Math"/>
              </w:rPr>
              <m:t>f</m:t>
            </m:r>
          </m:e>
          <m:sub>
            <m:r>
              <w:rPr>
                <w:rFonts w:ascii="Cambria Math" w:hAnsi="Cambria Math"/>
              </w:rPr>
              <m:t>D</m:t>
            </m:r>
          </m:sub>
        </m:sSub>
      </m:oMath>
      <w:r>
        <w:t xml:space="preserve">, </w:t>
      </w:r>
      <m:oMath>
        <m:sSub>
          <m:sSubPr>
            <m:ctrlPr>
              <w:rPr>
                <w:rFonts w:ascii="Cambria Math" w:hAnsi="Cambria Math"/>
              </w:rPr>
            </m:ctrlPr>
          </m:sSubPr>
          <m:e>
            <m:r>
              <w:rPr>
                <w:rFonts w:ascii="Cambria Math" w:hAnsi="Cambria Math"/>
              </w:rPr>
              <m:t>f</m:t>
            </m:r>
          </m:e>
          <m:sub>
            <m:r>
              <w:rPr>
                <w:rFonts w:ascii="Cambria Math" w:hAnsi="Cambria Math"/>
              </w:rPr>
              <m:t>Mo</m:t>
            </m:r>
          </m:sub>
        </m:sSub>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Mi</m:t>
            </m:r>
          </m:sub>
        </m:sSub>
      </m:oMath>
      <w:r>
        <w:t>, respectively</w:t>
      </w:r>
      <w:r w:rsidR="00C77EBF">
        <w:t>,</w:t>
      </w:r>
      <w:r>
        <w:t xml:space="preserve"> </w:t>
      </w:r>
      <w:r w:rsidR="00C77EBF">
        <w:t xml:space="preserve">all outputted in the standardized format of </w:t>
      </w:r>
      <w:r>
        <w:t xml:space="preserve">within </w:t>
      </w:r>
      <w:commentRangeStart w:id="25"/>
      <w:commentRangeStart w:id="26"/>
      <w:r>
        <w:t>0-1</w:t>
      </w:r>
      <w:commentRangeEnd w:id="25"/>
      <w:r w:rsidR="00DD30BA">
        <w:rPr>
          <w:rStyle w:val="CommentReference"/>
        </w:rPr>
        <w:commentReference w:id="25"/>
      </w:r>
      <w:commentRangeEnd w:id="26"/>
      <w:r w:rsidR="007912F2">
        <w:rPr>
          <w:rStyle w:val="CommentReference"/>
        </w:rPr>
        <w:commentReference w:id="26"/>
      </w:r>
      <w:r>
        <w:t xml:space="preserve">. </w:t>
      </w:r>
      <w:r w:rsidR="00C77EBF">
        <w:t xml:space="preserve">We </w:t>
      </w:r>
      <w:r w:rsidR="00BF1DDC">
        <w:t>use</w:t>
      </w:r>
      <w:r w:rsidR="00C77EBF">
        <w:t xml:space="preserve"> these values to</w:t>
      </w:r>
      <w:r w:rsidR="00BF1DDC">
        <w:t xml:space="preserve"> determine</w:t>
      </w:r>
      <w:r w:rsidR="00C77EBF">
        <w:t xml:space="preserve"> the mitosis chance (</w:t>
      </w:r>
      <m:oMath>
        <m:sSub>
          <m:sSubPr>
            <m:ctrlPr>
              <w:rPr>
                <w:rFonts w:ascii="Cambria Math" w:hAnsi="Cambria Math"/>
              </w:rPr>
            </m:ctrlPr>
          </m:sSubPr>
          <m:e>
            <m:r>
              <w:rPr>
                <w:rFonts w:ascii="Cambria Math" w:hAnsi="Cambria Math"/>
              </w:rPr>
              <m:t>γ</m:t>
            </m:r>
          </m:e>
          <m:sub>
            <m:r>
              <m:rPr>
                <m:sty m:val="p"/>
              </m:rPr>
              <w:rPr>
                <w:rFonts w:ascii="Cambria Math" w:hAnsi="Cambria Math"/>
              </w:rPr>
              <m:t>P</m:t>
            </m:r>
          </m:sub>
        </m:sSub>
      </m:oMath>
      <w:r w:rsidR="00C77EBF">
        <w:t>), the differentiation rate (</w:t>
      </w:r>
      <m:oMath>
        <m:sSub>
          <m:sSubPr>
            <m:ctrlPr>
              <w:rPr>
                <w:rFonts w:ascii="Cambria Math" w:hAnsi="Cambria Math"/>
              </w:rPr>
            </m:ctrlPr>
          </m:sSubPr>
          <m:e>
            <m:r>
              <w:rPr>
                <w:rFonts w:ascii="Cambria Math" w:hAnsi="Cambria Math"/>
              </w:rPr>
              <m:t>r</m:t>
            </m:r>
          </m:e>
          <m:sub>
            <m:r>
              <w:rPr>
                <w:rFonts w:ascii="Cambria Math" w:hAnsi="Cambria Math"/>
              </w:rPr>
              <m:t>D</m:t>
            </m:r>
          </m:sub>
        </m:sSub>
      </m:oMath>
      <w:r w:rsidR="00C77EBF">
        <w:t>), the mortality chance (</w:t>
      </w:r>
      <m:oMath>
        <m:sSub>
          <m:sSubPr>
            <m:ctrlPr>
              <w:rPr>
                <w:rFonts w:ascii="Cambria Math" w:hAnsi="Cambria Math"/>
              </w:rPr>
            </m:ctrlPr>
          </m:sSubPr>
          <m:e>
            <m:r>
              <w:rPr>
                <w:rFonts w:ascii="Cambria Math" w:hAnsi="Cambria Math"/>
              </w:rPr>
              <m:t>γ</m:t>
            </m:r>
          </m:e>
          <m:sub>
            <m:r>
              <m:rPr>
                <m:sty m:val="p"/>
              </m:rPr>
              <w:rPr>
                <w:rFonts w:ascii="Cambria Math" w:hAnsi="Cambria Math"/>
              </w:rPr>
              <m:t>M</m:t>
            </m:r>
          </m:sub>
        </m:sSub>
      </m:oMath>
      <w:r w:rsidR="00C77EBF">
        <w:t>), and the migration chance (</w:t>
      </w:r>
      <m:oMath>
        <m:sSub>
          <m:sSubPr>
            <m:ctrlPr>
              <w:rPr>
                <w:rFonts w:ascii="Cambria Math" w:hAnsi="Cambria Math"/>
              </w:rPr>
            </m:ctrlPr>
          </m:sSubPr>
          <m:e>
            <m:r>
              <w:rPr>
                <w:rFonts w:ascii="Cambria Math" w:hAnsi="Cambria Math"/>
              </w:rPr>
              <m:t>γ</m:t>
            </m:r>
          </m:e>
          <m:sub>
            <m:r>
              <m:rPr>
                <m:sty m:val="p"/>
              </m:rPr>
              <w:rPr>
                <w:rFonts w:ascii="Cambria Math" w:hAnsi="Cambria Math"/>
              </w:rPr>
              <m:t>Mi</m:t>
            </m:r>
          </m:sub>
        </m:sSub>
      </m:oMath>
      <w:r w:rsidR="00C77EBF">
        <w:t xml:space="preserve">), </w:t>
      </w:r>
      <w:r w:rsidR="003577ED">
        <w:t xml:space="preserve">respectively, </w:t>
      </w:r>
      <w:r w:rsidR="00B11A4C">
        <w:t>at each time step of the simulation,</w:t>
      </w:r>
      <w:r w:rsidR="00BF1DD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967"/>
      </w:tblGrid>
      <w:tr w:rsidR="00C77EBF" w14:paraId="612E3A89" w14:textId="77777777" w:rsidTr="00C77EBF">
        <w:tc>
          <w:tcPr>
            <w:tcW w:w="5245" w:type="dxa"/>
          </w:tcPr>
          <w:p w14:paraId="283189D2" w14:textId="77777777" w:rsidR="00C77EBF" w:rsidRPr="00C07526" w:rsidRDefault="0052591A" w:rsidP="00832A5F">
            <m:oMathPara>
              <m:oMathParaPr>
                <m:jc m:val="left"/>
              </m:oMathParaPr>
              <m:oMath>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 xml:space="preserve">=Ω </m:t>
                </m:r>
                <m:sSub>
                  <m:sSubPr>
                    <m:ctrlPr>
                      <w:rPr>
                        <w:rFonts w:ascii="Cambria Math" w:hAnsi="Cambria Math"/>
                      </w:rPr>
                    </m:ctrlPr>
                  </m:sSubPr>
                  <m:e>
                    <m:r>
                      <w:rPr>
                        <w:rFonts w:ascii="Cambria Math" w:hAnsi="Cambria Math"/>
                      </w:rPr>
                      <m:t>α</m:t>
                    </m:r>
                  </m:e>
                  <m:sub>
                    <m:r>
                      <w:rPr>
                        <w:rFonts w:ascii="Cambria Math" w:hAnsi="Cambria Math"/>
                      </w:rPr>
                      <m:t>P</m:t>
                    </m:r>
                  </m:sub>
                </m:sSub>
                <m:sSub>
                  <m:sSubPr>
                    <m:ctrlPr>
                      <w:rPr>
                        <w:rFonts w:ascii="Cambria Math" w:hAnsi="Cambria Math"/>
                      </w:rPr>
                    </m:ctrlPr>
                  </m:sSubPr>
                  <m:e>
                    <m:r>
                      <w:rPr>
                        <w:rFonts w:ascii="Cambria Math" w:hAnsi="Cambria Math"/>
                      </w:rPr>
                      <m:t>f</m:t>
                    </m:r>
                  </m:e>
                  <m:sub>
                    <m:r>
                      <w:rPr>
                        <w:rFonts w:ascii="Cambria Math" w:hAnsi="Cambria Math"/>
                      </w:rPr>
                      <m:t>P</m:t>
                    </m:r>
                  </m:sub>
                </m:sSub>
                <m:sSub>
                  <m:sSubPr>
                    <m:ctrlPr>
                      <w:rPr>
                        <w:rFonts w:ascii="Cambria Math" w:hAnsi="Cambria Math"/>
                      </w:rPr>
                    </m:ctrlPr>
                  </m:sSubPr>
                  <m:e>
                    <m:r>
                      <w:rPr>
                        <w:rFonts w:ascii="Cambria Math" w:hAnsi="Cambria Math"/>
                      </w:rPr>
                      <m:t>γ</m:t>
                    </m:r>
                  </m:e>
                  <m:sub>
                    <m:r>
                      <m:rPr>
                        <m:sty m:val="p"/>
                      </m:rPr>
                      <w:rPr>
                        <w:rFonts w:ascii="Cambria Math" w:hAnsi="Cambria Math"/>
                      </w:rPr>
                      <m:t>P0</m:t>
                    </m:r>
                  </m:sub>
                </m:sSub>
              </m:oMath>
            </m:oMathPara>
          </w:p>
        </w:tc>
        <w:tc>
          <w:tcPr>
            <w:tcW w:w="3967" w:type="dxa"/>
          </w:tcPr>
          <w:p w14:paraId="0F80F471" w14:textId="3585643E" w:rsidR="00C77EBF" w:rsidRDefault="00803C61" w:rsidP="00F67261">
            <w:pPr>
              <w:jc w:val="center"/>
            </w:pPr>
            <w:bookmarkStart w:id="27" w:name="_Ref64539450"/>
            <w:bookmarkStart w:id="28" w:name="_Ref64539456"/>
            <w:r>
              <w:t>(</w:t>
            </w:r>
            <w:fldSimple w:instr=" SEQ Equation \* ARABIC ">
              <w:r w:rsidR="00036EFD">
                <w:rPr>
                  <w:noProof/>
                </w:rPr>
                <w:t>2</w:t>
              </w:r>
            </w:fldSimple>
            <w:bookmarkEnd w:id="27"/>
            <w:r>
              <w:t>)</w:t>
            </w:r>
            <w:bookmarkEnd w:id="28"/>
          </w:p>
        </w:tc>
      </w:tr>
      <w:tr w:rsidR="00C77EBF" w14:paraId="0DD082B8" w14:textId="77777777" w:rsidTr="00C77EBF">
        <w:tc>
          <w:tcPr>
            <w:tcW w:w="5245" w:type="dxa"/>
          </w:tcPr>
          <w:p w14:paraId="2D5598E0" w14:textId="77777777" w:rsidR="00C77EBF" w:rsidRPr="00C07526" w:rsidRDefault="0052591A" w:rsidP="00832A5F">
            <m:oMathPara>
              <m:oMathParaPr>
                <m:jc m:val="left"/>
              </m:oMathParaPr>
              <m:oMath>
                <m:sSub>
                  <m:sSubPr>
                    <m:ctrlPr>
                      <w:rPr>
                        <w:rFonts w:ascii="Cambria Math" w:hAnsi="Cambria Math"/>
                      </w:rPr>
                    </m:ctrlPr>
                  </m:sSubPr>
                  <m:e>
                    <m:r>
                      <w:rPr>
                        <w:rFonts w:ascii="Cambria Math" w:hAnsi="Cambria Math"/>
                      </w:rPr>
                      <m:t>r</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D</m:t>
                    </m:r>
                  </m:sub>
                </m:sSub>
                <m:sSub>
                  <m:sSubPr>
                    <m:ctrlPr>
                      <w:rPr>
                        <w:rFonts w:ascii="Cambria Math" w:hAnsi="Cambria Math"/>
                      </w:rPr>
                    </m:ctrlPr>
                  </m:sSubPr>
                  <m:e>
                    <m:r>
                      <w:rPr>
                        <w:rFonts w:ascii="Cambria Math" w:hAnsi="Cambria Math"/>
                      </w:rPr>
                      <m:t>f</m:t>
                    </m:r>
                  </m:e>
                  <m:sub>
                    <m:r>
                      <w:rPr>
                        <w:rFonts w:ascii="Cambria Math" w:hAnsi="Cambria Math"/>
                      </w:rPr>
                      <m:t>D</m:t>
                    </m:r>
                  </m:sub>
                </m:sSub>
                <m:sSub>
                  <m:sSubPr>
                    <m:ctrlPr>
                      <w:rPr>
                        <w:rFonts w:ascii="Cambria Math" w:hAnsi="Cambria Math"/>
                      </w:rPr>
                    </m:ctrlPr>
                  </m:sSubPr>
                  <m:e>
                    <m:r>
                      <w:rPr>
                        <w:rFonts w:ascii="Cambria Math" w:hAnsi="Cambria Math"/>
                      </w:rPr>
                      <m:t>r</m:t>
                    </m:r>
                  </m:e>
                  <m:sub>
                    <m:r>
                      <m:rPr>
                        <m:sty m:val="p"/>
                      </m:rPr>
                      <w:rPr>
                        <w:rFonts w:ascii="Cambria Math" w:hAnsi="Cambria Math"/>
                      </w:rPr>
                      <m:t>D0</m:t>
                    </m:r>
                  </m:sub>
                </m:sSub>
              </m:oMath>
            </m:oMathPara>
          </w:p>
        </w:tc>
        <w:tc>
          <w:tcPr>
            <w:tcW w:w="3967" w:type="dxa"/>
          </w:tcPr>
          <w:p w14:paraId="47D692F4" w14:textId="7DC008AD" w:rsidR="00C77EBF" w:rsidRDefault="00C77EBF" w:rsidP="00C77EBF">
            <w:pPr>
              <w:jc w:val="center"/>
            </w:pPr>
            <w:bookmarkStart w:id="29" w:name="_Ref64539895"/>
            <w:r>
              <w:t>(</w:t>
            </w:r>
            <w:fldSimple w:instr=" SEQ Equation \* ARABIC ">
              <w:r w:rsidR="00036EFD">
                <w:rPr>
                  <w:noProof/>
                </w:rPr>
                <w:t>3</w:t>
              </w:r>
            </w:fldSimple>
            <w:r>
              <w:t>)</w:t>
            </w:r>
            <w:bookmarkEnd w:id="29"/>
          </w:p>
        </w:tc>
      </w:tr>
      <w:tr w:rsidR="00C77EBF" w14:paraId="451FF59B" w14:textId="77777777" w:rsidTr="00C77EBF">
        <w:tc>
          <w:tcPr>
            <w:tcW w:w="5245" w:type="dxa"/>
          </w:tcPr>
          <w:p w14:paraId="06A0BC3B" w14:textId="5125E52D" w:rsidR="00C77EBF" w:rsidRPr="00C07526" w:rsidRDefault="0052591A" w:rsidP="00832A5F">
            <m:oMathPara>
              <m:oMathParaPr>
                <m:jc m:val="left"/>
              </m:oMathParaPr>
              <m:oMath>
                <m:sSub>
                  <m:sSubPr>
                    <m:ctrlPr>
                      <w:rPr>
                        <w:rFonts w:ascii="Cambria Math" w:hAnsi="Cambria Math"/>
                      </w:rPr>
                    </m:ctrlPr>
                  </m:sSubPr>
                  <m:e>
                    <m:r>
                      <w:rPr>
                        <w:rFonts w:ascii="Cambria Math" w:hAnsi="Cambria Math"/>
                      </w:rPr>
                      <m:t>γ</m:t>
                    </m:r>
                  </m:e>
                  <m:sub>
                    <m:r>
                      <w:rPr>
                        <w:rFonts w:ascii="Cambria Math" w:hAnsi="Cambria Math"/>
                      </w:rPr>
                      <m:t>M</m:t>
                    </m:r>
                  </m:sub>
                </m:sSub>
                <m:r>
                  <m:rPr>
                    <m:sty m:val="p"/>
                  </m:rPr>
                  <w:rPr>
                    <w:rFonts w:ascii="Cambria Math" w:hAnsi="Cambria Math"/>
                  </w:rPr>
                  <m:t>=(1+</m:t>
                </m:r>
                <m:sSub>
                  <m:sSubPr>
                    <m:ctrlPr>
                      <w:rPr>
                        <w:rFonts w:ascii="Cambria Math" w:hAnsi="Cambria Math"/>
                      </w:rPr>
                    </m:ctrlPr>
                  </m:sSubPr>
                  <m:e>
                    <m:r>
                      <w:rPr>
                        <w:rFonts w:ascii="Cambria Math" w:hAnsi="Cambria Math"/>
                      </w:rPr>
                      <m:t>α</m:t>
                    </m:r>
                  </m:e>
                  <m:sub>
                    <m:r>
                      <m:rPr>
                        <m:sty m:val="p"/>
                      </m:rPr>
                      <w:rPr>
                        <w:rFonts w:ascii="Cambria Math" w:hAnsi="Cambria Math"/>
                      </w:rPr>
                      <m:t xml:space="preserve">PM </m:t>
                    </m:r>
                  </m:sub>
                </m:sSub>
                <m:sSub>
                  <m:sSubPr>
                    <m:ctrlPr>
                      <w:rPr>
                        <w:rFonts w:ascii="Cambria Math" w:hAnsi="Cambria Math"/>
                      </w:rPr>
                    </m:ctrlPr>
                  </m:sSubPr>
                  <m:e>
                    <m:r>
                      <w:rPr>
                        <w:rFonts w:ascii="Cambria Math" w:hAnsi="Cambria Math"/>
                      </w:rPr>
                      <m:t>δ</m:t>
                    </m:r>
                  </m:e>
                  <m:sub>
                    <m:r>
                      <w:rPr>
                        <w:rFonts w:ascii="Cambria Math" w:hAnsi="Cambria Math"/>
                      </w:rPr>
                      <m:t>P</m:t>
                    </m:r>
                  </m:sub>
                </m:sSub>
                <m:r>
                  <m:rPr>
                    <m:sty m:val="p"/>
                  </m:rPr>
                  <w:rPr>
                    <w:rFonts w:ascii="Cambria Math" w:hAnsi="Cambria Math"/>
                  </w:rPr>
                  <m:t>)(1+</m:t>
                </m:r>
                <m:sSub>
                  <m:sSubPr>
                    <m:ctrlPr>
                      <w:rPr>
                        <w:rFonts w:ascii="Cambria Math" w:hAnsi="Cambria Math"/>
                      </w:rPr>
                    </m:ctrlPr>
                  </m:sSubPr>
                  <m:e>
                    <m:r>
                      <w:rPr>
                        <w:rFonts w:ascii="Cambria Math" w:hAnsi="Cambria Math"/>
                      </w:rPr>
                      <m:t>α</m:t>
                    </m:r>
                  </m:e>
                  <m:sub>
                    <m:r>
                      <m:rPr>
                        <m:sty m:val="p"/>
                      </m:rPr>
                      <w:rPr>
                        <w:rFonts w:ascii="Cambria Math" w:hAnsi="Cambria Math"/>
                      </w:rPr>
                      <m:t xml:space="preserve">CM </m:t>
                    </m:r>
                  </m:sub>
                </m:sSub>
                <m:sSub>
                  <m:sSubPr>
                    <m:ctrlPr>
                      <w:rPr>
                        <w:rFonts w:ascii="Cambria Math" w:hAnsi="Cambria Math"/>
                      </w:rPr>
                    </m:ctrlPr>
                  </m:sSubPr>
                  <m:e>
                    <m:r>
                      <w:rPr>
                        <w:rFonts w:ascii="Cambria Math" w:hAnsi="Cambria Math"/>
                      </w:rPr>
                      <m:t>δ</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m:t>
                    </m:r>
                    <m:r>
                      <m:rPr>
                        <m:sty m:val="p"/>
                      </m:rPr>
                      <w:rPr>
                        <w:rFonts w:ascii="Cambria Math" w:hAnsi="Cambria Math"/>
                      </w:rPr>
                      <m:t xml:space="preserve"> </m:t>
                    </m:r>
                  </m:sub>
                </m:sSub>
                <m:sSub>
                  <m:sSubPr>
                    <m:ctrlPr>
                      <w:rPr>
                        <w:rFonts w:ascii="Cambria Math" w:hAnsi="Cambria Math"/>
                      </w:rPr>
                    </m:ctrlPr>
                  </m:sSubPr>
                  <m:e>
                    <m:r>
                      <w:rPr>
                        <w:rFonts w:ascii="Cambria Math" w:hAnsi="Cambria Math"/>
                      </w:rPr>
                      <m:t>f</m:t>
                    </m:r>
                  </m:e>
                  <m:sub>
                    <m:r>
                      <w:rPr>
                        <w:rFonts w:ascii="Cambria Math" w:hAnsi="Cambria Math"/>
                      </w:rPr>
                      <m:t>M</m:t>
                    </m:r>
                  </m:sub>
                </m:sSub>
                <m:sSub>
                  <m:sSubPr>
                    <m:ctrlPr>
                      <w:rPr>
                        <w:rFonts w:ascii="Cambria Math" w:hAnsi="Cambria Math"/>
                      </w:rPr>
                    </m:ctrlPr>
                  </m:sSubPr>
                  <m:e>
                    <m:r>
                      <w:rPr>
                        <w:rFonts w:ascii="Cambria Math" w:hAnsi="Cambria Math"/>
                      </w:rPr>
                      <m:t>γ</m:t>
                    </m:r>
                  </m:e>
                  <m:sub>
                    <m:r>
                      <w:rPr>
                        <w:rFonts w:ascii="Cambria Math" w:hAnsi="Cambria Math"/>
                      </w:rPr>
                      <m:t>M</m:t>
                    </m:r>
                    <m:r>
                      <m:rPr>
                        <m:sty m:val="p"/>
                      </m:rPr>
                      <w:rPr>
                        <w:rFonts w:ascii="Cambria Math" w:hAnsi="Cambria Math"/>
                      </w:rPr>
                      <m:t>0</m:t>
                    </m:r>
                  </m:sub>
                </m:sSub>
              </m:oMath>
            </m:oMathPara>
          </w:p>
        </w:tc>
        <w:tc>
          <w:tcPr>
            <w:tcW w:w="3967" w:type="dxa"/>
          </w:tcPr>
          <w:p w14:paraId="5F61C719" w14:textId="0EFBC31B" w:rsidR="00C77EBF" w:rsidRDefault="00C77EBF" w:rsidP="00C77EBF">
            <w:pPr>
              <w:jc w:val="center"/>
            </w:pPr>
            <w:bookmarkStart w:id="30" w:name="_Ref64539480"/>
            <w:r>
              <w:t>(</w:t>
            </w:r>
            <w:fldSimple w:instr=" SEQ Equation \* ARABIC ">
              <w:r w:rsidR="00036EFD">
                <w:rPr>
                  <w:noProof/>
                </w:rPr>
                <w:t>4</w:t>
              </w:r>
            </w:fldSimple>
            <w:r>
              <w:t>)</w:t>
            </w:r>
            <w:bookmarkEnd w:id="30"/>
          </w:p>
        </w:tc>
      </w:tr>
      <w:tr w:rsidR="00C77EBF" w14:paraId="7EAD72A7" w14:textId="77777777" w:rsidTr="00C77EBF">
        <w:tc>
          <w:tcPr>
            <w:tcW w:w="5245" w:type="dxa"/>
          </w:tcPr>
          <w:p w14:paraId="7DC5DFC5" w14:textId="634A89FE" w:rsidR="00C77EBF" w:rsidRPr="00C07526" w:rsidRDefault="0052591A" w:rsidP="00832A5F">
            <w:pPr>
              <w:rPr>
                <w:rFonts w:ascii="Times New Roman" w:hAnsi="Times New Roman" w:cs="Times New Roman"/>
              </w:rPr>
            </w:pPr>
            <m:oMathPara>
              <m:oMathParaPr>
                <m:jc m:val="left"/>
              </m:oMathParaPr>
              <m:oMath>
                <m:sSub>
                  <m:sSubPr>
                    <m:ctrlPr>
                      <w:rPr>
                        <w:rFonts w:ascii="Cambria Math" w:hAnsi="Cambria Math"/>
                      </w:rPr>
                    </m:ctrlPr>
                  </m:sSubPr>
                  <m:e>
                    <m:r>
                      <w:rPr>
                        <w:rFonts w:ascii="Cambria Math" w:hAnsi="Cambria Math"/>
                      </w:rPr>
                      <m:t>γ</m:t>
                    </m:r>
                  </m:e>
                  <m:sub>
                    <m:r>
                      <w:rPr>
                        <w:rFonts w:ascii="Cambria Math" w:hAnsi="Cambria Math"/>
                      </w:rPr>
                      <m:t>Mi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oMath>
            </m:oMathPara>
          </w:p>
        </w:tc>
        <w:tc>
          <w:tcPr>
            <w:tcW w:w="3967" w:type="dxa"/>
          </w:tcPr>
          <w:p w14:paraId="2B267D9B" w14:textId="5A89C11C" w:rsidR="00C77EBF" w:rsidRDefault="00C77EBF" w:rsidP="00F67261">
            <w:pPr>
              <w:keepNext/>
              <w:jc w:val="center"/>
            </w:pPr>
            <w:bookmarkStart w:id="31" w:name="_Ref64539471"/>
            <w:r>
              <w:t>(</w:t>
            </w:r>
            <w:fldSimple w:instr=" SEQ Equation \* ARABIC ">
              <w:r w:rsidR="00036EFD">
                <w:rPr>
                  <w:noProof/>
                </w:rPr>
                <w:t>5</w:t>
              </w:r>
            </w:fldSimple>
            <w:r>
              <w:t>)</w:t>
            </w:r>
            <w:bookmarkEnd w:id="31"/>
          </w:p>
        </w:tc>
      </w:tr>
    </w:tbl>
    <w:p w14:paraId="537AF7CB" w14:textId="33CDB7E8" w:rsidR="00C514B1" w:rsidRDefault="00852FA1" w:rsidP="0074684D">
      <w:r>
        <w:t>w</w:t>
      </w:r>
      <w:r w:rsidR="00C77EBF">
        <w:t xml:space="preserve">here </w:t>
      </w:r>
      <m:oMath>
        <m:sSub>
          <m:sSubPr>
            <m:ctrlPr>
              <w:rPr>
                <w:rFonts w:ascii="Cambria Math" w:hAnsi="Cambria Math"/>
              </w:rPr>
            </m:ctrlPr>
          </m:sSubPr>
          <m:e>
            <m:r>
              <w:rPr>
                <w:rFonts w:ascii="Cambria Math" w:hAnsi="Cambria Math"/>
              </w:rPr>
              <m:t>γ</m:t>
            </m:r>
          </m:e>
          <m:sub>
            <m:r>
              <m:rPr>
                <m:sty m:val="p"/>
              </m:rPr>
              <w:rPr>
                <w:rFonts w:ascii="Cambria Math" w:hAnsi="Cambria Math"/>
              </w:rPr>
              <m:t>P0</m:t>
            </m:r>
          </m:sub>
        </m:sSub>
      </m:oMath>
      <w:r w:rsidR="00C77EBF">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D0</m:t>
            </m:r>
          </m:sub>
        </m:sSub>
      </m:oMath>
      <w:r w:rsidR="00C77EBF">
        <w:t xml:space="preserve">, and </w:t>
      </w:r>
      <m:oMath>
        <m:sSub>
          <m:sSubPr>
            <m:ctrlPr>
              <w:rPr>
                <w:rFonts w:ascii="Cambria Math" w:hAnsi="Cambria Math"/>
              </w:rPr>
            </m:ctrlPr>
          </m:sSubPr>
          <m:e>
            <m:r>
              <w:rPr>
                <w:rFonts w:ascii="Cambria Math" w:hAnsi="Cambria Math"/>
              </w:rPr>
              <m:t>γ</m:t>
            </m:r>
          </m:e>
          <m:sub>
            <m:r>
              <w:rPr>
                <w:rFonts w:ascii="Cambria Math" w:hAnsi="Cambria Math"/>
              </w:rPr>
              <m:t>M</m:t>
            </m:r>
            <m:r>
              <m:rPr>
                <m:sty m:val="p"/>
              </m:rPr>
              <w:rPr>
                <w:rFonts w:ascii="Cambria Math" w:hAnsi="Cambria Math"/>
              </w:rPr>
              <m:t>0</m:t>
            </m:r>
          </m:sub>
        </m:sSub>
      </m:oMath>
      <w:r w:rsidR="00C77EBF">
        <w:t xml:space="preserve"> are the </w:t>
      </w:r>
      <w:r w:rsidR="00EC5A9E">
        <w:t>base</w:t>
      </w:r>
      <w:r w:rsidR="00C77EBF">
        <w:t xml:space="preserve"> </w:t>
      </w:r>
      <w:r>
        <w:t>values</w:t>
      </w:r>
      <w:r w:rsidR="00BF1DDC">
        <w:t xml:space="preserve"> of each action.</w:t>
      </w:r>
      <w:r w:rsidR="00F202B6">
        <w:t xml:space="preserve"> </w:t>
      </w:r>
      <m:oMath>
        <m:sSub>
          <m:sSubPr>
            <m:ctrlPr>
              <w:rPr>
                <w:rFonts w:ascii="Cambria Math" w:hAnsi="Cambria Math"/>
                <w:i/>
              </w:rPr>
            </m:ctrlPr>
          </m:sSubPr>
          <m:e>
            <m:r>
              <w:rPr>
                <w:rFonts w:ascii="Cambria Math" w:hAnsi="Cambria Math"/>
              </w:rPr>
              <m:t>r</m:t>
            </m:r>
          </m:e>
          <m:sub>
            <m:r>
              <w:rPr>
                <w:rFonts w:ascii="Cambria Math" w:hAnsi="Cambria Math"/>
              </w:rPr>
              <m:t>D0</m:t>
            </m:r>
          </m:sub>
        </m:sSub>
      </m:oMath>
      <w:r w:rsidR="00F202B6">
        <w:t xml:space="preserve">is set to </w:t>
      </w:r>
      <w:r w:rsidR="00F202B6" w:rsidRPr="009E1ADD">
        <w:rPr>
          <w:rFonts w:ascii="Cambria Math" w:hAnsi="Cambria Math"/>
        </w:rPr>
        <w:t>0.0014</w:t>
      </w:r>
      <w:r w:rsidR="007912F2">
        <w:rPr>
          <w:rFonts w:ascii="Cambria Math" w:hAnsi="Cambria Math"/>
        </w:rPr>
        <w:t>/hour</w:t>
      </w:r>
      <w:r w:rsidR="00F202B6">
        <w:rPr>
          <w:rFonts w:ascii="Cambria Math" w:hAnsi="Cambria Math"/>
        </w:rPr>
        <w:t xml:space="preserve"> considering that the </w:t>
      </w:r>
      <w:r w:rsidR="00F202B6">
        <w:t xml:space="preserve">full differentiation process takes one month </w:t>
      </w:r>
      <w:r w:rsidR="00F202B6">
        <w:fldChar w:fldCharType="begin" w:fldLock="1"/>
      </w:r>
      <w:r w:rsidR="008D577D">
        <w:instrText>ADDIN CSL_CITATION {"citationItems":[{"id":"ITEM-1","itemData":{"author":[{"dropping-particle":"","family":"Hanna","given":"Hanna","non-dropping-particle":"","parse-names":false,"suffix":""},{"dropping-particle":"","family":"Mir","given":"Lluis M","non-dropping-particle":"","parse-names":false,"suffix":""},{"dropping-particle":"","family":"Andre","given":"Franck M","non-dropping-particle":"","parse-names":false,"suffix":""}],"container-title":"Stem cell research &amp; therapy","id":"ITEM-1","issue":"1","issued":{"date-parts":[["2018"]]},"page":"203","publisher":"BioMed Central","title":"In vitro osteoblastic differentiation of mesenchymal stem cells generates cell layers with distinct properties","type":"article-journal","volume":"9"},"uris":["http://www.mendeley.com/documents/?uuid=14b9deb0-f143-4141-8213-3af5fb960c89"]}],"mendeley":{"formattedCitation":"[27]","plainTextFormattedCitation":"[27]","previouslyFormattedCitation":"[27]"},"properties":{"noteIndex":0},"schema":"https://github.com/citation-style-language/schema/raw/master/csl-citation.json"}</w:instrText>
      </w:r>
      <w:r w:rsidR="00F202B6">
        <w:fldChar w:fldCharType="separate"/>
      </w:r>
      <w:r w:rsidR="00BA170C" w:rsidRPr="00BA170C">
        <w:rPr>
          <w:noProof/>
        </w:rPr>
        <w:t>[27]</w:t>
      </w:r>
      <w:r w:rsidR="00F202B6">
        <w:fldChar w:fldCharType="end"/>
      </w:r>
      <w:r w:rsidR="00F202B6">
        <w:t>.</w:t>
      </w:r>
      <w:r w:rsidR="00764C99">
        <w:t xml:space="preserve"> </w:t>
      </w:r>
      <m:oMath>
        <m:sSub>
          <m:sSubPr>
            <m:ctrlPr>
              <w:rPr>
                <w:rFonts w:ascii="Cambria Math" w:hAnsi="Cambria Math"/>
              </w:rPr>
            </m:ctrlPr>
          </m:sSubPr>
          <m:e>
            <m:r>
              <w:rPr>
                <w:rFonts w:ascii="Cambria Math" w:hAnsi="Cambria Math"/>
              </w:rPr>
              <m:t>γ</m:t>
            </m:r>
          </m:e>
          <m:sub>
            <m:r>
              <m:rPr>
                <m:sty m:val="p"/>
              </m:rPr>
              <w:rPr>
                <w:rFonts w:ascii="Cambria Math" w:hAnsi="Cambria Math"/>
              </w:rPr>
              <m:t>P0</m:t>
            </m:r>
          </m:sub>
        </m:sSub>
      </m:oMath>
      <w:r w:rsidR="00764C99">
        <w:t xml:space="preserve"> and </w:t>
      </w:r>
      <m:oMath>
        <m:sSub>
          <m:sSubPr>
            <m:ctrlPr>
              <w:rPr>
                <w:rFonts w:ascii="Cambria Math" w:hAnsi="Cambria Math"/>
              </w:rPr>
            </m:ctrlPr>
          </m:sSubPr>
          <m:e>
            <m:r>
              <w:rPr>
                <w:rFonts w:ascii="Cambria Math" w:hAnsi="Cambria Math"/>
              </w:rPr>
              <m:t>γ</m:t>
            </m:r>
          </m:e>
          <m:sub>
            <m:r>
              <w:rPr>
                <w:rFonts w:ascii="Cambria Math" w:hAnsi="Cambria Math"/>
              </w:rPr>
              <m:t>M</m:t>
            </m:r>
            <m:r>
              <m:rPr>
                <m:sty m:val="p"/>
              </m:rPr>
              <w:rPr>
                <w:rFonts w:ascii="Cambria Math" w:hAnsi="Cambria Math"/>
              </w:rPr>
              <m:t>0</m:t>
            </m:r>
          </m:sub>
        </m:sSub>
      </m:oMath>
      <w:r w:rsidR="00764C99">
        <w:t xml:space="preserve"> are defined as free parameters</w:t>
      </w:r>
      <w:r w:rsidR="00122150">
        <w:t xml:space="preserve">; </w:t>
      </w:r>
      <m:oMath>
        <m:sSub>
          <m:sSubPr>
            <m:ctrlPr>
              <w:rPr>
                <w:rFonts w:ascii="Cambria Math" w:hAnsi="Cambria Math"/>
              </w:rPr>
            </m:ctrlPr>
          </m:sSubPr>
          <m:e>
            <m:r>
              <w:rPr>
                <w:rFonts w:ascii="Cambria Math" w:hAnsi="Cambria Math"/>
              </w:rPr>
              <m:t>γ</m:t>
            </m:r>
          </m:e>
          <m:sub>
            <m:r>
              <m:rPr>
                <m:sty m:val="p"/>
              </m:rPr>
              <w:rPr>
                <w:rFonts w:ascii="Cambria Math" w:hAnsi="Cambria Math"/>
              </w:rPr>
              <m:t>P0</m:t>
            </m:r>
          </m:sub>
        </m:sSub>
      </m:oMath>
      <w:r w:rsidR="00122150">
        <w:t xml:space="preserve"> is set to</w:t>
      </w:r>
      <w:r w:rsidR="00764C99">
        <w:t xml:space="preserve"> </w:t>
      </w:r>
      <w:r w:rsidR="00764C99">
        <w:lastRenderedPageBreak/>
        <w:t xml:space="preserve">the range of </w:t>
      </w:r>
      <w:r w:rsidR="00122150" w:rsidRPr="0090688E">
        <w:t>0.021-0.083 /hour</w:t>
      </w:r>
      <w:r w:rsidR="00122150">
        <w:t xml:space="preserve"> which </w:t>
      </w:r>
      <w:r w:rsidR="0051705B">
        <w:t>corresponds</w:t>
      </w:r>
      <w:r w:rsidR="00122150">
        <w:t xml:space="preserve"> to the mitosis </w:t>
      </w:r>
      <w:r w:rsidR="003577ED">
        <w:t>time of</w:t>
      </w:r>
      <w:r w:rsidR="00122150">
        <w:t xml:space="preserve"> 24</w:t>
      </w:r>
      <w:r w:rsidR="003577ED">
        <w:t>-</w:t>
      </w:r>
      <w:r w:rsidR="00122150">
        <w:t xml:space="preserve">72 hours </w:t>
      </w:r>
      <w:r w:rsidR="00122150">
        <w:fldChar w:fldCharType="begin" w:fldLock="1"/>
      </w:r>
      <w:r w:rsidR="003A0663">
        <w:instrText>ADDIN CSL_CITATION {"citationItems":[{"id":"ITEM-1","itemData":{"author":[{"dropping-particle":"","family":"Baksh","given":"Dolores","non-dropping-particle":"","parse-names":false,"suffix":""},{"dropping-particle":"","family":"Yao","given":"Raphael","non-dropping-particle":"","parse-names":false,"suffix":""},{"dropping-particle":"","family":"Tuan","given":"Rocky S","non-dropping-particle":"","parse-names":false,"suffix":""}],"container-title":"Stem cells","id":"ITEM-1","issue":"6","issued":{"date-parts":[["2007"]]},"page":"1384-1392","publisher":"Wiley Online Library","title":"Comparison of proliferative and multilineage differentiation potential of human mesenchymal stem cells derived from umbilical cord and bone marrow","type":"article-journal","volume":"25"},"uris":["http://www.mendeley.com/documents/?uuid=991349fb-6d86-4660-b31a-a53ed0581d94"]}],"mendeley":{"formattedCitation":"[67]","plainTextFormattedCitation":"[67]","previouslyFormattedCitation":"[67]"},"properties":{"noteIndex":0},"schema":"https://github.com/citation-style-language/schema/raw/master/csl-citation.json"}</w:instrText>
      </w:r>
      <w:r w:rsidR="00122150">
        <w:fldChar w:fldCharType="separate"/>
      </w:r>
      <w:r w:rsidR="00871E63" w:rsidRPr="00871E63">
        <w:rPr>
          <w:noProof/>
        </w:rPr>
        <w:t>[67]</w:t>
      </w:r>
      <w:r w:rsidR="00122150">
        <w:fldChar w:fldCharType="end"/>
      </w:r>
      <w:r w:rsidR="00122150">
        <w:t xml:space="preserve">; </w:t>
      </w:r>
      <m:oMath>
        <m:sSub>
          <m:sSubPr>
            <m:ctrlPr>
              <w:rPr>
                <w:rFonts w:ascii="Cambria Math" w:hAnsi="Cambria Math"/>
              </w:rPr>
            </m:ctrlPr>
          </m:sSubPr>
          <m:e>
            <m:r>
              <w:rPr>
                <w:rFonts w:ascii="Cambria Math" w:hAnsi="Cambria Math"/>
              </w:rPr>
              <m:t>γ</m:t>
            </m:r>
          </m:e>
          <m:sub>
            <m:r>
              <w:rPr>
                <w:rFonts w:ascii="Cambria Math" w:hAnsi="Cambria Math"/>
              </w:rPr>
              <m:t>M</m:t>
            </m:r>
            <m:r>
              <m:rPr>
                <m:sty m:val="p"/>
              </m:rPr>
              <w:rPr>
                <w:rFonts w:ascii="Cambria Math" w:hAnsi="Cambria Math"/>
              </w:rPr>
              <m:t>0</m:t>
            </m:r>
          </m:sub>
        </m:sSub>
      </m:oMath>
      <w:r w:rsidR="00122150">
        <w:t xml:space="preserve"> is set to </w:t>
      </w:r>
      <w:r w:rsidR="00122150" w:rsidRPr="0090688E">
        <w:t>0.00</w:t>
      </w:r>
      <w:r w:rsidR="00122150">
        <w:t>01-</w:t>
      </w:r>
      <w:r w:rsidR="00122150" w:rsidRPr="0090688E">
        <w:t>0.00</w:t>
      </w:r>
      <w:r w:rsidR="00122150">
        <w:t>1</w:t>
      </w:r>
      <w:r w:rsidR="00122150" w:rsidRPr="0090688E">
        <w:t xml:space="preserve"> /hour</w:t>
      </w:r>
      <w:r w:rsidR="00122150">
        <w:t xml:space="preserve"> which is estimated by considering 50</w:t>
      </w:r>
      <w:r w:rsidR="003577ED">
        <w:t>-</w:t>
      </w:r>
      <w:r w:rsidR="00122150">
        <w:t xml:space="preserve">100% for viability </w:t>
      </w:r>
      <w:r w:rsidR="00122150">
        <w:fldChar w:fldCharType="begin" w:fldLock="1"/>
      </w:r>
      <w:r w:rsidR="003A0663">
        <w:instrText>ADDIN CSL_CITATION {"citationItems":[{"id":"ITEM-1","itemData":{"DOI":"10.1088/1748-6041/5/4/045005","ISSN":"1748605X","abstract":"In this study, adult human bone marrow-derived stromal cells (hBMSCs) were cultured in extracts of magnesium (Mg) and the Mg alloys AZ91D and NZ30K for 12 days. We studied the indirect effects of Mg alloys on hBMSC viability. Alkaline phosphatase activity and the expression of osteogenic differentiation marker genes were used to evaluate the effects of the Mg alloys on the osteogenic differentiation of hBMSCs. The results indicate that &lt;or=10 mM concentration of Mg in the extracts did not inhibit the viability and osteogenic differentiation of hBMSCs. However, the results suggest that the high pH of the extracts, which is a result of the rapid corrosion of Mg and the Mg alloys, is unfavorable to the viability and osteogenic differentiation of hBMSCs.","author":[{"dropping-particle":"","family":"Yang","given":"Chunxi","non-dropping-particle":"","parse-names":false,"suffix":""},{"dropping-particle":"","family":"Yuan","given":"Guangyin","non-dropping-particle":"","parse-names":false,"suffix":""},{"dropping-particle":"","family":"Zhang","given":"Jia","non-dropping-particle":"","parse-names":false,"suffix":""},{"dropping-particle":"","family":"Tang","given":"Ze","non-dropping-particle":"","parse-names":false,"suffix":""},{"dropping-particle":"","family":"Zhang","given":"Xiaoling","non-dropping-particle":"","parse-names":false,"suffix":""},{"dropping-particle":"","family":"Dai","given":"Kerong","non-dropping-particle":"","parse-names":false,"suffix":""}],"container-title":"Biomedical Materials","id":"ITEM-1","issue":"4","issued":{"date-parts":[["2010"]]},"title":"Effects of magnesium alloys extracts on adult human bone marrow-derived stromal cell viability and osteogenic differentiation","type":"article-journal","volume":"5"},"uris":["http://www.mendeley.com/documents/?uuid=3616868e-eed8-4215-af19-b298004cfc67"]}],"mendeley":{"formattedCitation":"[68]","plainTextFormattedCitation":"[68]","previouslyFormattedCitation":"[68]"},"properties":{"noteIndex":0},"schema":"https://github.com/citation-style-language/schema/raw/master/csl-citation.json"}</w:instrText>
      </w:r>
      <w:r w:rsidR="00122150">
        <w:fldChar w:fldCharType="separate"/>
      </w:r>
      <w:r w:rsidR="00871E63" w:rsidRPr="00871E63">
        <w:rPr>
          <w:noProof/>
        </w:rPr>
        <w:t>[68]</w:t>
      </w:r>
      <w:r w:rsidR="00122150">
        <w:fldChar w:fldCharType="end"/>
      </w:r>
      <w:r w:rsidR="00122150">
        <w:t xml:space="preserve"> </w:t>
      </w:r>
      <w:r w:rsidR="00122150">
        <w:fldChar w:fldCharType="begin" w:fldLock="1"/>
      </w:r>
      <w:r w:rsidR="008D577D">
        <w:instrText>ADDIN CSL_CITATION {"citationItems":[{"id":"ITEM-1","itemData":{"DOI":"10.1038/s41598-018-28476-w","ISSN":"20452322","abstract":"The aim of this study was to gain an understanding on the collective cellular effects of magnesium (Mg) corrosion products on the behaviour of cells responsible for bone formation and remodelling. The response of mesenchymal stem cells (MSCs) and osteoclast cells to both soluble (Mg ions) and insoluble (granule) corrosion products were recapitulated in vitro by controlling the concentration of the corrosion products. Clearance of corrosion granules by MSCs was also inspected by TEM analysis at sub-cellular level. The effect of Mg corrosion products varied depending on the state of differentiation of cells, concentration and length of exposure. The presence of the corrosion products significantly altered the cells' metabolic and proliferative activities, which further affected cell fusion/differentiation. While cells tolerated higher than physiological range of Mg concentration (16 mM), concentrations below 10 mM were beneficial for cell growth. Furthermore, MSCs were shown to contribute to the clearance of intercellular corrosion granules, whilst high concentrations of corrosion products negatively impacted on osteoclast progenitor cell number and mature osteoclast cell function.","author":[{"dropping-particle":"","family":"Maradze","given":"Diana","non-dropping-particle":"","parse-names":false,"suffix":""},{"dropping-particle":"","family":"Musson","given":"David","non-dropping-particle":"","parse-names":false,"suffix":""},{"dropping-particle":"","family":"Zheng","given":"Yufeng","non-dropping-particle":"","parse-names":false,"suffix":""},{"dropping-particle":"","family":"Cornish","given":"Jillian","non-dropping-particle":"","parse-names":false,"suffix":""},{"dropping-particle":"","family":"Lewis","given":"Mark","non-dropping-particle":"","parse-names":false,"suffix":""},{"dropping-particle":"","family":"Liu","given":"Yang","non-dropping-particle":"","parse-names":false,"suffix":""}],"container-title":"Scientific Reports","id":"ITEM-1","issue":"1","issued":{"date-parts":[["2018"]]},"page":"1-15","publisher":"Springer US","title":"High Magnesium Corrosion Rate has an Effect on Osteoclast and Mesenchymal Stem Cell Role during Bone Remodelling","type":"article-journal","volume":"8"},"uris":["http://www.mendeley.com/documents/?uuid=7e5ba537-4865-4e5f-9c46-c03b1b60ae06"]}],"mendeley":{"formattedCitation":"[38]","plainTextFormattedCitation":"[38]","previouslyFormattedCitation":"[38]"},"properties":{"noteIndex":0},"schema":"https://github.com/citation-style-language/schema/raw/master/csl-citation.json"}</w:instrText>
      </w:r>
      <w:r w:rsidR="00122150">
        <w:fldChar w:fldCharType="separate"/>
      </w:r>
      <w:r w:rsidR="008D577D" w:rsidRPr="008D577D">
        <w:rPr>
          <w:noProof/>
        </w:rPr>
        <w:t>[38]</w:t>
      </w:r>
      <w:r w:rsidR="00122150">
        <w:fldChar w:fldCharType="end"/>
      </w:r>
      <w:r w:rsidR="00764C99">
        <w:t>. In Eq.</w:t>
      </w:r>
      <w:r w:rsidR="00036EFD">
        <w:fldChar w:fldCharType="begin"/>
      </w:r>
      <w:r w:rsidR="00036EFD">
        <w:instrText xml:space="preserve"> REF _Ref64539456 \h </w:instrText>
      </w:r>
      <w:r w:rsidR="00036EFD">
        <w:fldChar w:fldCharType="separate"/>
      </w:r>
      <w:r w:rsidR="00036EFD">
        <w:t>(</w:t>
      </w:r>
      <w:r w:rsidR="00036EFD">
        <w:rPr>
          <w:noProof/>
        </w:rPr>
        <w:t>2</w:t>
      </w:r>
      <w:r w:rsidR="00036EFD">
        <w:t>)</w:t>
      </w:r>
      <w:r w:rsidR="00036EFD">
        <w:fldChar w:fldCharType="end"/>
      </w:r>
      <w:r w:rsidR="00036EFD">
        <w:t>-</w:t>
      </w:r>
      <w:r w:rsidR="00036EFD">
        <w:fldChar w:fldCharType="begin"/>
      </w:r>
      <w:r w:rsidR="00036EFD">
        <w:instrText xml:space="preserve"> REF _Ref64539480 \h </w:instrText>
      </w:r>
      <w:r w:rsidR="00036EFD">
        <w:fldChar w:fldCharType="separate"/>
      </w:r>
      <w:r w:rsidR="00036EFD">
        <w:t>(</w:t>
      </w:r>
      <w:r w:rsidR="00036EFD">
        <w:rPr>
          <w:noProof/>
        </w:rPr>
        <w:t>4</w:t>
      </w:r>
      <w:r w:rsidR="00036EFD">
        <w:t>)</w:t>
      </w:r>
      <w:r w:rsidR="00036EFD">
        <w:fldChar w:fldCharType="end"/>
      </w:r>
      <w:r w:rsidR="00764C99">
        <w:t>,</w:t>
      </w:r>
      <w:r w:rsidR="00C77EBF">
        <w:t xml:space="preserve"> </w:t>
      </w:r>
      <m:oMath>
        <m:sSub>
          <m:sSubPr>
            <m:ctrlPr>
              <w:rPr>
                <w:rFonts w:ascii="Cambria Math" w:hAnsi="Cambria Math"/>
              </w:rPr>
            </m:ctrlPr>
          </m:sSubPr>
          <m:e>
            <m:r>
              <w:rPr>
                <w:rFonts w:ascii="Cambria Math" w:hAnsi="Cambria Math"/>
              </w:rPr>
              <m:t>α</m:t>
            </m:r>
          </m:e>
          <m:sub>
            <m:r>
              <w:rPr>
                <w:rFonts w:ascii="Cambria Math" w:hAnsi="Cambria Math"/>
              </w:rPr>
              <m:t>P</m:t>
            </m:r>
          </m:sub>
        </m:sSub>
      </m:oMath>
      <w:r>
        <w:t xml:space="preserve">, </w:t>
      </w:r>
      <m:oMath>
        <m:sSub>
          <m:sSubPr>
            <m:ctrlPr>
              <w:rPr>
                <w:rFonts w:ascii="Cambria Math" w:hAnsi="Cambria Math"/>
              </w:rPr>
            </m:ctrlPr>
          </m:sSubPr>
          <m:e>
            <m:r>
              <w:rPr>
                <w:rFonts w:ascii="Cambria Math" w:hAnsi="Cambria Math"/>
              </w:rPr>
              <m:t>α</m:t>
            </m:r>
          </m:e>
          <m:sub>
            <m:r>
              <w:rPr>
                <w:rFonts w:ascii="Cambria Math" w:hAnsi="Cambria Math"/>
              </w:rPr>
              <m:t>D</m:t>
            </m:r>
          </m:sub>
        </m:sSub>
      </m:oMath>
      <w:r>
        <w:t xml:space="preserve">, and </w:t>
      </w:r>
      <m:oMath>
        <m:sSub>
          <m:sSubPr>
            <m:ctrlPr>
              <w:rPr>
                <w:rFonts w:ascii="Cambria Math" w:hAnsi="Cambria Math"/>
              </w:rPr>
            </m:ctrlPr>
          </m:sSubPr>
          <m:e>
            <m:r>
              <w:rPr>
                <w:rFonts w:ascii="Cambria Math" w:hAnsi="Cambria Math"/>
              </w:rPr>
              <m:t>α</m:t>
            </m:r>
          </m:e>
          <m:sub>
            <m:r>
              <w:rPr>
                <w:rFonts w:ascii="Cambria Math" w:hAnsi="Cambria Math"/>
              </w:rPr>
              <m:t>M</m:t>
            </m:r>
          </m:sub>
        </m:sSub>
      </m:oMath>
      <w:r>
        <w:t xml:space="preserve"> </w:t>
      </w:r>
      <w:r w:rsidR="00764C99">
        <w:t xml:space="preserve">serve </w:t>
      </w:r>
      <w:r w:rsidR="00122150">
        <w:t xml:space="preserve">to </w:t>
      </w:r>
      <w:r w:rsidR="00764C99">
        <w:t>scale up the fuzzy outputs as they are originally given within 0-1</w:t>
      </w:r>
      <w:r w:rsidR="00122150">
        <w:t>.</w:t>
      </w:r>
      <w:r>
        <w:t xml:space="preserve"> </w:t>
      </w:r>
      <m:oMath>
        <m:sSub>
          <m:sSubPr>
            <m:ctrlPr>
              <w:rPr>
                <w:rFonts w:ascii="Cambria Math" w:hAnsi="Cambria Math"/>
              </w:rPr>
            </m:ctrlPr>
          </m:sSubPr>
          <m:e>
            <m:r>
              <w:rPr>
                <w:rFonts w:ascii="Cambria Math" w:hAnsi="Cambria Math"/>
              </w:rPr>
              <m:t>α</m:t>
            </m:r>
          </m:e>
          <m:sub>
            <m:r>
              <w:rPr>
                <w:rFonts w:ascii="Cambria Math" w:hAnsi="Cambria Math"/>
              </w:rPr>
              <m:t>P</m:t>
            </m:r>
          </m:sub>
        </m:sSub>
      </m:oMath>
      <w:r w:rsidR="00764C99">
        <w:t xml:space="preserve">, </w:t>
      </w:r>
      <m:oMath>
        <m:sSub>
          <m:sSubPr>
            <m:ctrlPr>
              <w:rPr>
                <w:rFonts w:ascii="Cambria Math" w:hAnsi="Cambria Math"/>
              </w:rPr>
            </m:ctrlPr>
          </m:sSubPr>
          <m:e>
            <m:r>
              <w:rPr>
                <w:rFonts w:ascii="Cambria Math" w:hAnsi="Cambria Math"/>
              </w:rPr>
              <m:t>α</m:t>
            </m:r>
          </m:e>
          <m:sub>
            <m:r>
              <w:rPr>
                <w:rFonts w:ascii="Cambria Math" w:hAnsi="Cambria Math"/>
              </w:rPr>
              <m:t>D</m:t>
            </m:r>
          </m:sub>
        </m:sSub>
      </m:oMath>
      <w:r w:rsidR="00764C99">
        <w:t xml:space="preserve">, and </w:t>
      </w:r>
      <m:oMath>
        <m:sSub>
          <m:sSubPr>
            <m:ctrlPr>
              <w:rPr>
                <w:rFonts w:ascii="Cambria Math" w:hAnsi="Cambria Math"/>
              </w:rPr>
            </m:ctrlPr>
          </m:sSubPr>
          <m:e>
            <m:r>
              <w:rPr>
                <w:rFonts w:ascii="Cambria Math" w:hAnsi="Cambria Math"/>
              </w:rPr>
              <m:t>α</m:t>
            </m:r>
          </m:e>
          <m:sub>
            <m:r>
              <w:rPr>
                <w:rFonts w:ascii="Cambria Math" w:hAnsi="Cambria Math"/>
              </w:rPr>
              <m:t>M</m:t>
            </m:r>
          </m:sub>
        </m:sSub>
      </m:oMath>
      <w:r w:rsidR="00764C99">
        <w:t xml:space="preserve"> are set as free parameters </w:t>
      </w:r>
      <w:r w:rsidR="00122150">
        <w:t>estimated</w:t>
      </w:r>
      <w:r w:rsidR="00764C99">
        <w:t xml:space="preserve"> </w:t>
      </w:r>
      <w:r w:rsidR="00122150">
        <w:t>within</w:t>
      </w:r>
      <w:r w:rsidR="00764C99">
        <w:t xml:space="preserve"> the range of </w:t>
      </w:r>
      <w:r w:rsidR="00122150">
        <w:t>1-20</w:t>
      </w:r>
      <w:r w:rsidR="00764C99">
        <w:t>. In Eq.</w:t>
      </w:r>
      <w:r w:rsidR="00036EFD">
        <w:fldChar w:fldCharType="begin"/>
      </w:r>
      <w:r w:rsidR="00036EFD">
        <w:instrText xml:space="preserve"> REF _Ref64539480 \h </w:instrText>
      </w:r>
      <w:r w:rsidR="00036EFD">
        <w:fldChar w:fldCharType="separate"/>
      </w:r>
      <w:r w:rsidR="00036EFD">
        <w:t>(</w:t>
      </w:r>
      <w:r w:rsidR="00036EFD">
        <w:rPr>
          <w:noProof/>
        </w:rPr>
        <w:t>4</w:t>
      </w:r>
      <w:r w:rsidR="00036EFD">
        <w:t>)</w:t>
      </w:r>
      <w:r w:rsidR="00036EFD">
        <w:fldChar w:fldCharType="end"/>
      </w:r>
      <w:r w:rsidR="00764C99">
        <w:t>,</w:t>
      </w:r>
      <w:r w:rsidR="003577ED">
        <w:t xml:space="preserve"> two factors of the mito</w:t>
      </w:r>
      <w:r w:rsidR="007F3B42">
        <w:t>t</w:t>
      </w:r>
      <w:r w:rsidR="003577ED">
        <w:t>ic</w:t>
      </w:r>
      <w:r w:rsidR="007F3B42">
        <w:t xml:space="preserve"> damage</w:t>
      </w:r>
      <w:r w:rsidR="007912F2">
        <w:t xml:space="preserve"> (</w:t>
      </w:r>
      <m:oMath>
        <m:sSub>
          <m:sSubPr>
            <m:ctrlPr>
              <w:rPr>
                <w:rFonts w:ascii="Cambria Math" w:hAnsi="Cambria Math"/>
              </w:rPr>
            </m:ctrlPr>
          </m:sSubPr>
          <m:e>
            <m:r>
              <w:rPr>
                <w:rFonts w:ascii="Cambria Math" w:hAnsi="Cambria Math"/>
              </w:rPr>
              <m:t>δ</m:t>
            </m:r>
          </m:e>
          <m:sub>
            <m:r>
              <w:rPr>
                <w:rFonts w:ascii="Cambria Math" w:hAnsi="Cambria Math"/>
              </w:rPr>
              <m:t>P</m:t>
            </m:r>
          </m:sub>
        </m:sSub>
      </m:oMath>
      <w:r w:rsidR="007912F2">
        <w:t>)</w:t>
      </w:r>
      <w:r w:rsidR="007F3B42">
        <w:t xml:space="preserve"> and culture damage</w:t>
      </w:r>
      <w:r w:rsidR="007912F2">
        <w:t xml:space="preserve"> (</w:t>
      </w:r>
      <m:oMath>
        <m:sSub>
          <m:sSubPr>
            <m:ctrlPr>
              <w:rPr>
                <w:rFonts w:ascii="Cambria Math" w:hAnsi="Cambria Math"/>
              </w:rPr>
            </m:ctrlPr>
          </m:sSubPr>
          <m:e>
            <m:r>
              <w:rPr>
                <w:rFonts w:ascii="Cambria Math" w:hAnsi="Cambria Math"/>
              </w:rPr>
              <m:t>δ</m:t>
            </m:r>
          </m:e>
          <m:sub>
            <m:r>
              <w:rPr>
                <w:rFonts w:ascii="Cambria Math" w:hAnsi="Cambria Math"/>
              </w:rPr>
              <m:t>C</m:t>
            </m:r>
          </m:sub>
        </m:sSub>
      </m:oMath>
      <w:r w:rsidR="007912F2">
        <w:t>)</w:t>
      </w:r>
      <w:r w:rsidR="007F3B42">
        <w:t xml:space="preserve"> contribute to cell mortality in addition to those included in the fuzzy output</w:t>
      </w:r>
      <w:r w:rsidR="00764C99">
        <w:t xml:space="preserve">. It is shown that shortly after proliferation, one of the daughter cells is prone to undergo apoptosis mainly due to asymmetric distribution of pro- and anti-apoptotic proteins during the final stage of cell division </w:t>
      </w:r>
      <w:r w:rsidR="00764C99">
        <w:fldChar w:fldCharType="begin" w:fldLock="1"/>
      </w:r>
      <w:r w:rsidR="003A0663">
        <w:instrText>ADDIN CSL_CITATION {"citationItems":[{"id":"ITEM-1","itemData":{"author":[{"dropping-particle":"","family":"Bieberich","given":"Erhard","non-dropping-particle":"","parse-names":false,"suffix":""},{"dropping-particle":"","family":"MacKinnon","given":"Sarah","non-dropping-particle":"","parse-names":false,"suffix":""},{"dropping-particle":"","family":"Silva","given":"Jeane","non-dropping-particle":"","parse-names":false,"suffix":""},{"dropping-particle":"","family":"Noggle","given":"Scott","non-dropping-particle":"","parse-names":false,"suffix":""},{"dropping-particle":"","family":"Condie","given":"Brian G","non-dropping-particle":"","parse-names":false,"suffix":""}],"container-title":"The Journal of cell biology","id":"ITEM-1","issue":"3","issued":{"date-parts":[["2003"]]},"page":"469-479","publisher":"Rockefeller University Press","title":"Regulation of cell death in mitotic neural progenitor cells by asymmetric distribution of prostate apoptosis response 4 (PAR-4) and simultaneous elevation of endogenous ceramide","type":"article-journal","volume":"162"},"uris":["http://www.mendeley.com/documents/?uuid=0131f309-0593-4cb4-abdd-2b28037fa869"]}],"mendeley":{"formattedCitation":"[69]","plainTextFormattedCitation":"[69]","previouslyFormattedCitation":"[69]"},"properties":{"noteIndex":0},"schema":"https://github.com/citation-style-language/schema/raw/master/csl-citation.json"}</w:instrText>
      </w:r>
      <w:r w:rsidR="00764C99">
        <w:fldChar w:fldCharType="separate"/>
      </w:r>
      <w:r w:rsidR="00871E63" w:rsidRPr="00871E63">
        <w:rPr>
          <w:noProof/>
        </w:rPr>
        <w:t>[69]</w:t>
      </w:r>
      <w:r w:rsidR="00764C99">
        <w:fldChar w:fldCharType="end"/>
      </w:r>
      <w:r w:rsidR="00764C99">
        <w:t>. We account for this observation by</w:t>
      </w:r>
      <w:r w:rsidR="00E60DD9">
        <w:t xml:space="preserve"> assigning</w:t>
      </w:r>
      <w:r w:rsidR="00764C99">
        <w:t xml:space="preserve"> </w:t>
      </w:r>
      <m:oMath>
        <m:sSub>
          <m:sSubPr>
            <m:ctrlPr>
              <w:rPr>
                <w:rFonts w:ascii="Cambria Math" w:hAnsi="Cambria Math"/>
                <w:i/>
              </w:rPr>
            </m:ctrlPr>
          </m:sSubPr>
          <m:e>
            <m:r>
              <w:rPr>
                <w:rFonts w:ascii="Cambria Math" w:hAnsi="Cambria Math"/>
              </w:rPr>
              <m:t>δ</m:t>
            </m:r>
          </m:e>
          <m:sub>
            <m:r>
              <w:rPr>
                <w:rFonts w:ascii="Cambria Math" w:hAnsi="Cambria Math"/>
              </w:rPr>
              <m:t>P</m:t>
            </m:r>
          </m:sub>
        </m:sSub>
      </m:oMath>
      <w:r w:rsidR="00E60DD9">
        <w:t xml:space="preserve"> (</w:t>
      </w:r>
      <m:oMath>
        <m:sSub>
          <m:sSubPr>
            <m:ctrlPr>
              <w:rPr>
                <w:rFonts w:ascii="Cambria Math" w:hAnsi="Cambria Math"/>
                <w:i/>
              </w:rPr>
            </m:ctrlPr>
          </m:sSubPr>
          <m:e>
            <m:r>
              <w:rPr>
                <w:rFonts w:ascii="Cambria Math" w:hAnsi="Cambria Math"/>
              </w:rPr>
              <m:t>δ</m:t>
            </m:r>
          </m:e>
          <m:sub>
            <m:r>
              <w:rPr>
                <w:rFonts w:ascii="Cambria Math" w:hAnsi="Cambria Math"/>
              </w:rPr>
              <m:t>P</m:t>
            </m:r>
          </m:sub>
        </m:sSub>
        <m:r>
          <w:rPr>
            <w:rFonts w:ascii="Cambria Math" w:hAnsi="Cambria Math"/>
          </w:rPr>
          <m:t>=1</m:t>
        </m:r>
      </m:oMath>
      <w:r w:rsidR="00E60DD9">
        <w:t xml:space="preserve"> if mitosis occurs, and </w:t>
      </w:r>
      <m:oMath>
        <m:sSub>
          <m:sSubPr>
            <m:ctrlPr>
              <w:rPr>
                <w:rFonts w:ascii="Cambria Math" w:hAnsi="Cambria Math"/>
                <w:i/>
              </w:rPr>
            </m:ctrlPr>
          </m:sSubPr>
          <m:e>
            <m:r>
              <w:rPr>
                <w:rFonts w:ascii="Cambria Math" w:hAnsi="Cambria Math"/>
              </w:rPr>
              <m:t>δ</m:t>
            </m:r>
          </m:e>
          <m:sub>
            <m:r>
              <w:rPr>
                <w:rFonts w:ascii="Cambria Math" w:hAnsi="Cambria Math"/>
              </w:rPr>
              <m:t>P</m:t>
            </m:r>
          </m:sub>
        </m:sSub>
        <m:r>
          <w:rPr>
            <w:rFonts w:ascii="Cambria Math" w:hAnsi="Cambria Math"/>
          </w:rPr>
          <m:t>=0</m:t>
        </m:r>
      </m:oMath>
      <w:r w:rsidR="00E60DD9">
        <w:t xml:space="preserve"> otherwise) to one of the daughter cells after the cell cycle. Also, </w:t>
      </w:r>
      <w:r w:rsidR="00604A22">
        <w:t xml:space="preserve">passaging cell lines is </w:t>
      </w:r>
      <w:r w:rsidR="00E60DD9">
        <w:t xml:space="preserve">known to </w:t>
      </w:r>
      <w:del w:id="32" w:author="Helmholz,  Heike" w:date="2021-03-08T08:46:00Z">
        <w:r w:rsidR="00E60DD9" w:rsidDel="008F0AEE">
          <w:delText xml:space="preserve">damage </w:delText>
        </w:r>
      </w:del>
      <w:ins w:id="33" w:author="Helmholz,  Heike" w:date="2021-03-08T08:46:00Z">
        <w:r w:rsidR="008F0AEE">
          <w:t xml:space="preserve">stress </w:t>
        </w:r>
      </w:ins>
      <w:r w:rsidR="00E60DD9">
        <w:t xml:space="preserve">cells due to the </w:t>
      </w:r>
      <w:del w:id="34" w:author="Helmholz,  Heike" w:date="2021-03-08T08:47:00Z">
        <w:r w:rsidR="00E60DD9" w:rsidDel="008F0AEE">
          <w:delText>usage of chemical products</w:delText>
        </w:r>
      </w:del>
      <w:ins w:id="35" w:author="Helmholz,  Heike" w:date="2021-03-08T08:47:00Z">
        <w:r w:rsidR="008F0AEE">
          <w:t xml:space="preserve">chemical detachment and </w:t>
        </w:r>
      </w:ins>
      <w:del w:id="36" w:author="Helmholz,  Heike" w:date="2021-03-08T08:47:00Z">
        <w:r w:rsidR="00E60DD9" w:rsidDel="008F0AEE">
          <w:delText xml:space="preserve"> and </w:delText>
        </w:r>
      </w:del>
      <w:r w:rsidR="00E60DD9">
        <w:t xml:space="preserve">mechanical </w:t>
      </w:r>
      <w:del w:id="37" w:author="Helmholz,  Heike" w:date="2021-03-08T08:47:00Z">
        <w:r w:rsidR="00E60DD9" w:rsidDel="008F0AEE">
          <w:delText xml:space="preserve">instruments </w:delText>
        </w:r>
      </w:del>
      <w:ins w:id="38" w:author="Helmholz,  Heike" w:date="2021-03-08T08:47:00Z">
        <w:r w:rsidR="008F0AEE">
          <w:t xml:space="preserve">forces </w:t>
        </w:r>
      </w:ins>
      <w:commentRangeStart w:id="39"/>
      <w:commentRangeStart w:id="40"/>
      <w:r w:rsidR="00E60DD9">
        <w:t>[]</w:t>
      </w:r>
      <w:commentRangeEnd w:id="39"/>
      <w:r w:rsidR="00F37C72">
        <w:rPr>
          <w:rStyle w:val="CommentReference"/>
        </w:rPr>
        <w:commentReference w:id="39"/>
      </w:r>
      <w:commentRangeEnd w:id="40"/>
      <w:r w:rsidR="008F0AEE">
        <w:rPr>
          <w:rStyle w:val="CommentReference"/>
        </w:rPr>
        <w:commentReference w:id="40"/>
      </w:r>
      <w:r w:rsidR="00E60DD9">
        <w:t xml:space="preserve">. </w:t>
      </w:r>
      <m:oMath>
        <m:sSub>
          <m:sSubPr>
            <m:ctrlPr>
              <w:rPr>
                <w:rFonts w:ascii="Cambria Math" w:hAnsi="Cambria Math"/>
                <w:i/>
              </w:rPr>
            </m:ctrlPr>
          </m:sSubPr>
          <m:e>
            <m:r>
              <w:rPr>
                <w:rFonts w:ascii="Cambria Math" w:hAnsi="Cambria Math"/>
              </w:rPr>
              <m:t>δ</m:t>
            </m:r>
          </m:e>
          <m:sub>
            <m:r>
              <w:rPr>
                <w:rFonts w:ascii="Cambria Math" w:hAnsi="Cambria Math"/>
              </w:rPr>
              <m:t>C</m:t>
            </m:r>
          </m:sub>
        </m:sSub>
      </m:oMath>
      <w:r w:rsidR="00E60DD9">
        <w:t xml:space="preserve"> takes into </w:t>
      </w:r>
      <w:r w:rsidR="00122150">
        <w:t>this damage</w:t>
      </w:r>
      <w:r w:rsidR="00E60DD9">
        <w:t xml:space="preserve"> and </w:t>
      </w:r>
      <w:r w:rsidR="00122150">
        <w:t xml:space="preserve">is </w:t>
      </w:r>
      <w:r w:rsidR="00E60DD9">
        <w:t>only applied once at the beginning of the simulation.</w:t>
      </w:r>
      <w:r w:rsidR="00F202B6">
        <w:t xml:space="preserve"> </w:t>
      </w:r>
      <w:r w:rsidR="00E76AA5">
        <w:t>The t</w:t>
      </w:r>
      <w:r w:rsidR="00F202B6">
        <w:t xml:space="preserve">wo free parameters of </w:t>
      </w:r>
      <m:oMath>
        <m:sSub>
          <m:sSubPr>
            <m:ctrlPr>
              <w:rPr>
                <w:rFonts w:ascii="Cambria Math" w:hAnsi="Cambria Math"/>
              </w:rPr>
            </m:ctrlPr>
          </m:sSubPr>
          <m:e>
            <m:r>
              <w:rPr>
                <w:rFonts w:ascii="Cambria Math" w:hAnsi="Cambria Math"/>
              </w:rPr>
              <m:t>α</m:t>
            </m:r>
          </m:e>
          <m:sub>
            <m:r>
              <m:rPr>
                <m:sty m:val="p"/>
              </m:rPr>
              <w:rPr>
                <w:rFonts w:ascii="Cambria Math" w:hAnsi="Cambria Math"/>
              </w:rPr>
              <m:t xml:space="preserve">PM </m:t>
            </m:r>
          </m:sub>
        </m:sSub>
      </m:oMath>
      <w:r w:rsidR="00F202B6">
        <w:t xml:space="preserve">and </w:t>
      </w:r>
      <m:oMath>
        <m:sSub>
          <m:sSubPr>
            <m:ctrlPr>
              <w:rPr>
                <w:rFonts w:ascii="Cambria Math" w:hAnsi="Cambria Math"/>
              </w:rPr>
            </m:ctrlPr>
          </m:sSubPr>
          <m:e>
            <m:r>
              <w:rPr>
                <w:rFonts w:ascii="Cambria Math" w:hAnsi="Cambria Math"/>
              </w:rPr>
              <m:t>α</m:t>
            </m:r>
          </m:e>
          <m:sub>
            <m:r>
              <m:rPr>
                <m:sty m:val="p"/>
              </m:rPr>
              <w:rPr>
                <w:rFonts w:ascii="Cambria Math" w:hAnsi="Cambria Math"/>
              </w:rPr>
              <m:t xml:space="preserve">CM </m:t>
            </m:r>
          </m:sub>
        </m:sSub>
      </m:oMath>
      <w:r w:rsidR="00F202B6">
        <w:t xml:space="preserve">are defined to take into account </w:t>
      </w:r>
      <w:r w:rsidR="0074684D">
        <w:t>their</w:t>
      </w:r>
      <w:r w:rsidR="00F202B6">
        <w:t xml:space="preserve"> weights </w:t>
      </w:r>
      <w:r w:rsidR="0074684D">
        <w:t>in the accumulated mortality chance and are estimated within 0-10 and 0-100</w:t>
      </w:r>
      <w:r w:rsidR="007F3B42">
        <w:t>, respectively</w:t>
      </w:r>
      <w:r w:rsidR="0074684D">
        <w:t>.</w:t>
      </w:r>
      <w:r w:rsidR="00E60DD9">
        <w:t xml:space="preserve"> </w:t>
      </w:r>
      <w:r w:rsidR="00F202B6">
        <w:t>In Eq</w:t>
      </w:r>
      <w:r w:rsidR="00036EFD">
        <w:t>.</w:t>
      </w:r>
      <w:r w:rsidR="00036EFD">
        <w:fldChar w:fldCharType="begin"/>
      </w:r>
      <w:r w:rsidR="00036EFD">
        <w:instrText xml:space="preserve"> REF _Ref64539456 \h </w:instrText>
      </w:r>
      <w:r w:rsidR="00036EFD">
        <w:fldChar w:fldCharType="separate"/>
      </w:r>
      <w:r w:rsidR="00036EFD">
        <w:t>(</w:t>
      </w:r>
      <w:r w:rsidR="00036EFD">
        <w:rPr>
          <w:noProof/>
        </w:rPr>
        <w:t>2</w:t>
      </w:r>
      <w:r w:rsidR="00036EFD">
        <w:t>)</w:t>
      </w:r>
      <w:r w:rsidR="00036EFD">
        <w:fldChar w:fldCharType="end"/>
      </w:r>
      <w:r w:rsidR="00F202B6">
        <w:t xml:space="preserve">, </w:t>
      </w:r>
      <m:oMath>
        <m:r>
          <w:rPr>
            <w:rFonts w:ascii="Cambria Math" w:hAnsi="Cambria Math"/>
          </w:rPr>
          <m:t>Ω</m:t>
        </m:r>
      </m:oMath>
      <w:r w:rsidR="00C514B1">
        <w:t xml:space="preserve"> is a logistic-based bias function to shift the probability distribution toward the end of the cycle</w:t>
      </w:r>
      <w:r w:rsidR="00F202B6">
        <w:t xml:space="preserve"> and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C514B1" w14:paraId="09B46DF6" w14:textId="77777777" w:rsidTr="007F3D98">
        <w:tc>
          <w:tcPr>
            <w:tcW w:w="4606" w:type="dxa"/>
          </w:tcPr>
          <w:p w14:paraId="2F8116FD" w14:textId="77777777" w:rsidR="00C514B1" w:rsidRDefault="00C514B1" w:rsidP="007F3D98">
            <m:oMathPara>
              <m:oMath>
                <m:r>
                  <m:rPr>
                    <m:sty m:val="p"/>
                  </m:rPr>
                  <w:rPr>
                    <w:rFonts w:ascii="Cambria Math" w:hAnsi="Cambria Math"/>
                  </w:rPr>
                  <m:t>Ω=</m:t>
                </m:r>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-8(</m:t>
                        </m:r>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i</m:t>
                            </m:r>
                          </m:sub>
                        </m:sSub>
                        <m:r>
                          <m:rPr>
                            <m:sty m:val="p"/>
                          </m:rPr>
                          <w:rPr>
                            <w:rFonts w:ascii="Cambria Math" w:hAnsi="Cambria Math"/>
                          </w:rPr>
                          <m:t>-0.5)</m:t>
                        </m:r>
                      </m:sup>
                    </m:sSup>
                  </m:den>
                </m:f>
              </m:oMath>
            </m:oMathPara>
          </w:p>
        </w:tc>
        <w:tc>
          <w:tcPr>
            <w:tcW w:w="4606" w:type="dxa"/>
          </w:tcPr>
          <w:p w14:paraId="065BC580" w14:textId="795F2A3F" w:rsidR="00C514B1" w:rsidRDefault="00C514B1" w:rsidP="007F3D98">
            <w:pPr>
              <w:jc w:val="center"/>
            </w:pPr>
            <w:bookmarkStart w:id="41" w:name="_Ref61978360"/>
            <w:bookmarkStart w:id="42" w:name="_Ref50728401"/>
            <w:r>
              <w:t>(</w:t>
            </w:r>
            <w:fldSimple w:instr=" SEQ Equation \* ARABIC ">
              <w:r w:rsidR="00036EFD">
                <w:rPr>
                  <w:noProof/>
                </w:rPr>
                <w:t>6</w:t>
              </w:r>
            </w:fldSimple>
            <w:bookmarkEnd w:id="41"/>
            <w:r>
              <w:t>)</w:t>
            </w:r>
            <w:bookmarkEnd w:id="42"/>
          </w:p>
        </w:tc>
      </w:tr>
    </w:tbl>
    <w:p w14:paraId="5CDB753D" w14:textId="69B68CAA" w:rsidR="00604A22" w:rsidRDefault="00C514B1" w:rsidP="00C514B1">
      <w:r>
        <w:t xml:space="preserve">where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i</m:t>
            </m:r>
          </m:sub>
        </m:sSub>
      </m:oMath>
      <w:r>
        <w:t xml:space="preserve"> is </w:t>
      </w:r>
      <w:r w:rsidR="00604A22">
        <w:t>the normalized embedded clock within each cell (see</w:t>
      </w:r>
      <w:r w:rsidR="00D57139">
        <w:t xml:space="preserve"> Figure S1</w:t>
      </w:r>
      <w:r w:rsidR="00604A22">
        <w:t>-B</w:t>
      </w:r>
      <w:r w:rsidR="00D57139">
        <w:t xml:space="preserve"> in the supplements</w:t>
      </w:r>
      <w:proofErr w:type="gramStart"/>
      <w:r w:rsidR="00604A22">
        <w:t>).</w:t>
      </w:r>
      <w:proofErr w:type="gramEnd"/>
      <w:r w:rsidR="00604A22">
        <w:t xml:space="preserve"> The clock resets after </w:t>
      </w:r>
      <w:r w:rsidR="008620D6">
        <w:t xml:space="preserve">the </w:t>
      </w:r>
      <w:r w:rsidR="00604A22">
        <w:t xml:space="preserve">cell cycle. The normalization is done by taking into account </w:t>
      </w:r>
      <m:oMath>
        <m:sSub>
          <m:sSubPr>
            <m:ctrlPr>
              <w:rPr>
                <w:rFonts w:ascii="Cambria Math" w:hAnsi="Cambria Math"/>
              </w:rPr>
            </m:ctrlPr>
          </m:sSubPr>
          <m:e>
            <m:r>
              <w:rPr>
                <w:rFonts w:ascii="Cambria Math" w:hAnsi="Cambria Math"/>
              </w:rPr>
              <m:t>γ</m:t>
            </m:r>
          </m:e>
          <m:sub>
            <m:r>
              <w:rPr>
                <w:rFonts w:ascii="Cambria Math" w:hAnsi="Cambria Math"/>
              </w:rPr>
              <m:t>P</m:t>
            </m:r>
          </m:sub>
        </m:sSub>
      </m:oMath>
      <w:r w:rsidR="00604A22">
        <w:t xml:space="preserve">.    </w:t>
      </w:r>
    </w:p>
    <w:p w14:paraId="36DF0B2F" w14:textId="3682549F" w:rsidR="00C514B1" w:rsidRDefault="0074684D" w:rsidP="00C514B1">
      <w:r w:rsidRPr="0074684D">
        <w:t>M</w:t>
      </w:r>
      <w:r w:rsidR="00C514B1">
        <w:t>igration in the present model occurs due to contact inhibition</w:t>
      </w:r>
      <w:r w:rsidR="007F3B42">
        <w:t xml:space="preserve"> </w:t>
      </w:r>
      <w:r w:rsidR="00F37C72">
        <w:fldChar w:fldCharType="begin" w:fldLock="1"/>
      </w:r>
      <w:r w:rsidR="003A0663">
        <w:instrText>ADDIN CSL_CITATION {"citationItems":[{"id":"ITEM-1","itemData":{"DOI":"10.1016/j.tcb.2020.11.002","ISSN":"0962-8924","author":[{"dropping-particle":"","family":"Miskolci","given":"Veronika","non-dropping-particle":"","parse-names":false,"suffix":""},{"dropping-particle":"","family":"Klemm","given":"Lucas C","non-dropping-particle":"","parse-names":false,"suffix":""},{"dropping-particle":"","family":"Huttenlocher","given":"Anna","non-dropping-particle":"","parse-names":false,"suffix":""}],"container-title":"Trends in Cell Biology","id":"ITEM-1","issue":"2","issued":{"date-parts":[["2021","2","1"]]},"note":"doi: 10.1016/j.tcb.2020.11.002","page":"86-94","publisher":"Elsevier","title":"Cell Migration Guided by Cell-Cell Contacts in Innate Immunity","type":"article-journal","volume":"31"},"uris":["http://www.mendeley.com/documents/?uuid=ddcf5ec9-dfbf-43b3-981a-7ec109f01a73"]}],"mendeley":{"formattedCitation":"[70]","plainTextFormattedCitation":"[70]","previouslyFormattedCitation":"[70]"},"properties":{"noteIndex":0},"schema":"https://github.com/citation-style-language/schema/raw/master/csl-citation.json"}</w:instrText>
      </w:r>
      <w:r w:rsidR="00F37C72">
        <w:fldChar w:fldCharType="separate"/>
      </w:r>
      <w:r w:rsidR="00871E63" w:rsidRPr="00871E63">
        <w:rPr>
          <w:noProof/>
        </w:rPr>
        <w:t>[70]</w:t>
      </w:r>
      <w:r w:rsidR="00F37C72">
        <w:fldChar w:fldCharType="end"/>
      </w:r>
      <w:r w:rsidR="00C514B1">
        <w:t>. The chance of migration (</w:t>
      </w:r>
      <m:oMath>
        <m:sSub>
          <m:sSubPr>
            <m:ctrlPr>
              <w:rPr>
                <w:rFonts w:ascii="Cambria Math" w:hAnsi="Cambria Math"/>
              </w:rPr>
            </m:ctrlPr>
          </m:sSubPr>
          <m:e>
            <m:r>
              <w:rPr>
                <w:rFonts w:ascii="Cambria Math" w:hAnsi="Cambria Math"/>
              </w:rPr>
              <m:t>γ</m:t>
            </m:r>
          </m:e>
          <m:sub>
            <m:r>
              <w:rPr>
                <w:rFonts w:ascii="Cambria Math" w:hAnsi="Cambria Math"/>
              </w:rPr>
              <m:t>Mi</m:t>
            </m:r>
          </m:sub>
        </m:sSub>
      </m:oMath>
      <w:r w:rsidR="00C514B1">
        <w:t>)</w:t>
      </w:r>
      <w:r w:rsidR="00036EFD">
        <w:t xml:space="preserve"> at each time step </w:t>
      </w:r>
      <w:r w:rsidR="007F3B42">
        <w:t>that is calculated</w:t>
      </w:r>
      <w:r w:rsidR="00036EFD">
        <w:t xml:space="preserve"> in Eq.</w:t>
      </w:r>
      <w:r w:rsidR="00036EFD">
        <w:fldChar w:fldCharType="begin"/>
      </w:r>
      <w:r w:rsidR="00036EFD">
        <w:instrText xml:space="preserve"> REF _Ref64539471 \h </w:instrText>
      </w:r>
      <w:r w:rsidR="00036EFD">
        <w:fldChar w:fldCharType="separate"/>
      </w:r>
      <w:r w:rsidR="00036EFD">
        <w:t>(</w:t>
      </w:r>
      <w:r w:rsidR="00036EFD">
        <w:rPr>
          <w:noProof/>
        </w:rPr>
        <w:t>5</w:t>
      </w:r>
      <w:r w:rsidR="00036EFD">
        <w:t>)</w:t>
      </w:r>
      <w:r w:rsidR="00036EFD">
        <w:fldChar w:fldCharType="end"/>
      </w:r>
      <w:r w:rsidR="00C514B1">
        <w:t xml:space="preserve"> was checked against a random number ranging 0 and 1 to determine whether relocation occurs.</w:t>
      </w:r>
      <w:r w:rsidR="00C514B1">
        <w:rPr>
          <w:b/>
          <w:bCs/>
        </w:rPr>
        <w:t xml:space="preserve"> </w:t>
      </w:r>
      <w:r w:rsidR="00C514B1" w:rsidRPr="00B45105">
        <w:t>Th</w:t>
      </w:r>
      <w:r w:rsidR="00C514B1">
        <w:t xml:space="preserve">e choice of destination can be arbitrary as long as </w:t>
      </w:r>
      <w:r>
        <w:t>an</w:t>
      </w:r>
      <w:r w:rsidR="00C514B1">
        <w:t xml:space="preserve"> </w:t>
      </w:r>
      <w:r>
        <w:t>adjacent</w:t>
      </w:r>
      <w:r w:rsidR="00C514B1">
        <w:t xml:space="preserve"> </w:t>
      </w:r>
      <w:r>
        <w:t>grid</w:t>
      </w:r>
      <w:r w:rsidR="00C514B1">
        <w:t xml:space="preserve"> is vacant. The motile cell can move one patch at a time step</w:t>
      </w:r>
      <w:r w:rsidR="007F3B42">
        <w:t>.</w:t>
      </w:r>
      <w:r w:rsidR="00C514B1">
        <w:t xml:space="preserve"> </w:t>
      </w:r>
      <w:r w:rsidR="007F3B42">
        <w:t>If</w:t>
      </w:r>
      <w:r w:rsidR="00C514B1">
        <w:t xml:space="preserve"> all neighboring grids are occupied, no relocation will take place.</w:t>
      </w:r>
    </w:p>
    <w:p w14:paraId="373D8CC7" w14:textId="47B1E9BA" w:rsidR="00C514B1" w:rsidRDefault="00C514B1" w:rsidP="004F2D87">
      <w:pPr>
        <w:pStyle w:val="Heading2"/>
      </w:pPr>
      <w:bookmarkStart w:id="43" w:name="_Toc62376291"/>
      <w:r>
        <w:t>Growth factor model</w:t>
      </w:r>
      <w:bookmarkEnd w:id="43"/>
    </w:p>
    <w:p w14:paraId="4F4E7925" w14:textId="0F6051D3" w:rsidR="00C514B1" w:rsidRDefault="00691AC0" w:rsidP="00C514B1">
      <w:r>
        <w:t>BMP2</w:t>
      </w:r>
      <w:r w:rsidR="00C514B1">
        <w:t xml:space="preserve"> and </w:t>
      </w:r>
      <w:r>
        <w:t>TGF-β1</w:t>
      </w:r>
      <w:r w:rsidR="00C514B1">
        <w:t xml:space="preserve"> are simulated as diffusible proteins </w:t>
      </w:r>
      <w:r w:rsidR="009265A0">
        <w:t>whose</w:t>
      </w:r>
      <w:r w:rsidR="00C514B1">
        <w:t xml:space="preserve"> concentrations are assumed to undergo spatial and temporal variations due to diffusion, production, and degradation,</w:t>
      </w:r>
    </w:p>
    <w:tbl>
      <w:tblPr>
        <w:tblStyle w:val="TableGrid"/>
        <w:tblW w:w="99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2"/>
        <w:gridCol w:w="3757"/>
      </w:tblGrid>
      <w:tr w:rsidR="00A03EFC" w14:paraId="7577CBB5" w14:textId="77777777" w:rsidTr="00A03EFC">
        <w:tc>
          <w:tcPr>
            <w:tcW w:w="6232" w:type="dxa"/>
          </w:tcPr>
          <w:p w14:paraId="108A6BE4" w14:textId="160E4D75" w:rsidR="00C514B1" w:rsidRPr="000A591F" w:rsidRDefault="0052591A" w:rsidP="007F3D98">
            <w:pPr>
              <w:rPr>
                <w:lang w:val="en-US"/>
              </w:rPr>
            </w:pPr>
            <m:oMathPara>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num>
                  <m:den>
                    <m:r>
                      <w:rPr>
                        <w:rFonts w:ascii="Cambria Math" w:hAnsi="Cambria Math"/>
                      </w:rPr>
                      <m:t>∂t</m:t>
                    </m:r>
                  </m:den>
                </m:f>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i</m:t>
                    </m:r>
                  </m:sub>
                </m:sSub>
                <m:sSup>
                  <m:sSupPr>
                    <m:ctrlPr>
                      <w:rPr>
                        <w:rFonts w:ascii="Cambria Math" w:hAnsi="Cambria Math"/>
                        <w:i/>
                        <w:lang w:val="en-US"/>
                      </w:rPr>
                    </m:ctrlPr>
                  </m:sSupPr>
                  <m:e>
                    <m:r>
                      <m:rPr>
                        <m:sty m:val="p"/>
                      </m:rPr>
                      <w:rPr>
                        <w:rFonts w:ascii="Cambria Math" w:hAnsi="Cambria Math"/>
                        <w:lang w:val="en-US"/>
                      </w:rPr>
                      <m:t>∇</m:t>
                    </m:r>
                    <m:ctrlPr>
                      <w:rPr>
                        <w:rFonts w:ascii="Cambria Math" w:hAnsi="Cambria Math"/>
                        <w:lang w:val="en-US"/>
                      </w:rPr>
                    </m:ctrlP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sSub>
                  <m:sSubPr>
                    <m:ctrlPr>
                      <w:rPr>
                        <w:rFonts w:ascii="Cambria Math" w:hAnsi="Cambria Math"/>
                        <w:lang w:val="en-US"/>
                      </w:rPr>
                    </m:ctrlPr>
                  </m:sSubPr>
                  <m:e>
                    <m:r>
                      <m:rPr>
                        <m:sty m:val="p"/>
                      </m:rPr>
                      <w:rPr>
                        <w:rFonts w:ascii="Cambria Math" w:hAnsi="Cambria Math"/>
                        <w:lang w:val="en-US"/>
                      </w:rPr>
                      <m:t>c</m:t>
                    </m:r>
                  </m:e>
                  <m:sub>
                    <m:r>
                      <w:rPr>
                        <w:rFonts w:ascii="Cambria Math" w:hAnsi="Cambria Math"/>
                        <w:lang w:val="en-US"/>
                      </w:rPr>
                      <m:t>c</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   i ∈ {b,t}</m:t>
                </m:r>
              </m:oMath>
            </m:oMathPara>
          </w:p>
        </w:tc>
        <w:tc>
          <w:tcPr>
            <w:tcW w:w="3757" w:type="dxa"/>
          </w:tcPr>
          <w:p w14:paraId="2959CF70" w14:textId="4E1D9A80" w:rsidR="00C514B1" w:rsidRDefault="00C514B1" w:rsidP="007F3D98">
            <w:bookmarkStart w:id="44" w:name="_Ref50982423"/>
            <w:bookmarkStart w:id="45" w:name="_Ref62218578"/>
            <w:r>
              <w:t>(</w:t>
            </w:r>
            <w:fldSimple w:instr=" SEQ Equation \* ARABIC ">
              <w:r w:rsidR="00036EFD">
                <w:rPr>
                  <w:noProof/>
                </w:rPr>
                <w:t>7</w:t>
              </w:r>
            </w:fldSimple>
            <w:bookmarkEnd w:id="44"/>
            <w:r>
              <w:t>)</w:t>
            </w:r>
            <w:bookmarkEnd w:id="45"/>
          </w:p>
        </w:tc>
      </w:tr>
    </w:tbl>
    <w:p w14:paraId="0FCEDEA9" w14:textId="5F12EFF1" w:rsidR="00C514B1" w:rsidRPr="008C5EF4" w:rsidRDefault="008C5EF4" w:rsidP="008C5EF4">
      <w:pPr>
        <w:rPr>
          <w:lang w:val="en-US"/>
        </w:rPr>
      </w:pPr>
      <w:r>
        <w:t>W</w:t>
      </w:r>
      <w:r w:rsidR="00A03EFC">
        <w:t>here</w:t>
      </w:r>
      <w:r>
        <w:t xml:space="preserve"> b, t are the abbreviations for BMP2 and </w:t>
      </w:r>
      <w:r w:rsidRPr="007B45B6">
        <w:rPr>
          <w:rFonts w:ascii="Cambria Math" w:hAnsi="Cambria Math"/>
          <w:i/>
          <w:iCs/>
        </w:rPr>
        <w:t>TGF-β1</w:t>
      </w:r>
      <w:r>
        <w:rPr>
          <w:rFonts w:ascii="Cambria Math" w:hAnsi="Cambria Math"/>
          <w:i/>
          <w:iCs/>
        </w:rPr>
        <w:t xml:space="preserve">, </w:t>
      </w:r>
      <w:r w:rsidRPr="008C5EF4">
        <w:t>respectively</w:t>
      </w:r>
      <w:r>
        <w:t xml:space="preserve">, </w:t>
      </w:r>
      <w:r w:rsidR="00DF7C4A">
        <w:t>D</w:t>
      </w:r>
      <w:r w:rsidR="00DF7C4A">
        <w:rPr>
          <w:vertAlign w:val="subscript"/>
        </w:rPr>
        <w:t>i</w:t>
      </w:r>
      <w:r w:rsidR="00DF7C4A">
        <w:t xml:space="preserve"> </w:t>
      </w:r>
      <w:r w:rsidR="00A03EFC">
        <w:rPr>
          <w:lang w:val="en-US"/>
        </w:rPr>
        <w:t>is the diffusion coefficient,</w:t>
      </w:r>
      <w:ins w:id="46" w:author="Helmholz,  Heike" w:date="2021-03-08T09:46:00Z">
        <w:r w:rsidR="009139E3">
          <w:rPr>
            <w:lang w:val="en-US"/>
          </w:rPr>
          <w:t xml:space="preserve"> </w:t>
        </w:r>
      </w:ins>
      <w:r w:rsidR="00DF7C4A">
        <w:rPr>
          <w:lang w:val="en-US"/>
        </w:rPr>
        <w:t>p</w:t>
      </w:r>
      <w:r w:rsidR="00DF7C4A">
        <w:rPr>
          <w:vertAlign w:val="subscript"/>
          <w:lang w:val="en-US"/>
        </w:rPr>
        <w:t>i</w:t>
      </w:r>
      <w:r w:rsidR="00DF7C4A">
        <w:rPr>
          <w:lang w:val="en-US"/>
        </w:rPr>
        <w:t xml:space="preserve"> </w:t>
      </w:r>
      <w:r w:rsidR="00A03EFC">
        <w:t xml:space="preserve">is the production rate, </w:t>
      </w:r>
      <w:r w:rsidR="00DF7C4A">
        <w:rPr>
          <w:lang w:val="en-US"/>
        </w:rPr>
        <w:t>c</w:t>
      </w:r>
      <w:r w:rsidR="00DF7C4A">
        <w:rPr>
          <w:vertAlign w:val="subscript"/>
          <w:lang w:val="en-US"/>
        </w:rPr>
        <w:t>c</w:t>
      </w:r>
      <w:r w:rsidR="00DF7C4A">
        <w:rPr>
          <w:lang w:val="en-US"/>
        </w:rPr>
        <w:t xml:space="preserve"> </w:t>
      </w:r>
      <w:r w:rsidR="00A03EFC">
        <w:rPr>
          <w:lang w:val="en-US"/>
        </w:rPr>
        <w:t xml:space="preserve">is the local cell density, and </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A03EFC">
        <w:t xml:space="preserve"> is the degradation rate. </w:t>
      </w:r>
      <w:r w:rsidR="00C514B1">
        <w:t xml:space="preserve">The diffusion of the growth factors is modeled as a standard diffusion function where </w:t>
      </w:r>
      <w:r w:rsidR="00C514B1">
        <w:rPr>
          <w:lang w:val="en-US"/>
        </w:rPr>
        <w:t xml:space="preserve">the </w:t>
      </w:r>
      <m:oMath>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oMath>
      <w:r w:rsidR="007F3B42">
        <w:rPr>
          <w:lang w:val="en-US"/>
        </w:rPr>
        <w:t xml:space="preserve"> </w:t>
      </w:r>
      <w:r w:rsidR="0051705B">
        <w:rPr>
          <w:lang w:val="en-US"/>
        </w:rPr>
        <w:t>is</w:t>
      </w:r>
      <w:r w:rsidR="007F3B42">
        <w:rPr>
          <w:lang w:val="en-US"/>
        </w:rPr>
        <w:t xml:space="preserve"> </w:t>
      </w:r>
      <w:r w:rsidR="00906BD9">
        <w:rPr>
          <w:lang w:val="en-US"/>
        </w:rPr>
        <w:t>set to</w:t>
      </w:r>
      <w:r w:rsidR="007F3B42">
        <w:rPr>
          <w:lang w:val="en-US"/>
        </w:rPr>
        <w:t xml:space="preserve"> 0.36</w:t>
      </w:r>
      <w:r w:rsidR="00DF7C4A">
        <w:rPr>
          <w:lang w:val="en-US"/>
        </w:rPr>
        <w:t xml:space="preserve"> mm</w:t>
      </w:r>
      <w:r w:rsidR="00DF7C4A">
        <w:rPr>
          <w:vertAlign w:val="superscript"/>
          <w:lang w:val="en-US"/>
        </w:rPr>
        <w:t>2</w:t>
      </w:r>
      <w:r w:rsidR="007F3B42">
        <w:rPr>
          <w:lang w:val="en-US"/>
        </w:rPr>
        <w:t xml:space="preserve"> </w:t>
      </w:r>
      <w:r w:rsidR="00DF7C4A">
        <w:rPr>
          <w:lang w:val="en-US"/>
        </w:rPr>
        <w:t>h</w:t>
      </w:r>
      <w:r w:rsidR="00DF7C4A">
        <w:rPr>
          <w:vertAlign w:val="superscript"/>
          <w:lang w:val="en-US"/>
        </w:rPr>
        <w:t>-1</w:t>
      </w:r>
      <w:r w:rsidR="00C514B1" w:rsidRPr="00C13467">
        <w:rPr>
          <w:lang w:val="en-US"/>
        </w:rPr>
        <w:t xml:space="preserve"> for </w:t>
      </w:r>
      <w:r w:rsidR="007F3B42">
        <w:t>BMP2</w:t>
      </w:r>
      <w:r w:rsidR="00C514B1">
        <w:rPr>
          <w:lang w:val="en-US"/>
        </w:rPr>
        <w:t xml:space="preserve"> </w:t>
      </w:r>
      <w:r w:rsidR="00C514B1">
        <w:rPr>
          <w:lang w:val="en-US"/>
        </w:rPr>
        <w:fldChar w:fldCharType="begin" w:fldLock="1"/>
      </w:r>
      <w:r w:rsidR="003A0663">
        <w:rPr>
          <w:lang w:val="en-US"/>
        </w:rPr>
        <w:instrText>ADDIN CSL_CITATION {"citationItems":[{"id":"ITEM-1","itemData":{"author":[{"dropping-particle":"","family":"Badugu","given":"Amarendra","non-dropping-particle":"","parse-names":false,"suffix":""},{"dropping-particle":"","family":"Kraemer","given":"Conradin","non-dropping-particle":"","parse-names":false,"suffix":""},{"dropping-particle":"","family":"Germann","given":"Philipp","non-dropping-particle":"","parse-names":false,"suffix":""},{"dropping-particle":"","family":"Menshykau","given":"Denis","non-dropping-particle":"","parse-names":false,"suffix":""},{"dropping-particle":"","family":"Iber","given":"Dagmar","non-dropping-particle":"","parse-names":false,"suffix":""}],"container-title":"Scientific reports","id":"ITEM-1","issued":{"date-parts":[["2012"]]},"page":"991","publisher":"Nature Publishing Group","title":"Digit patterning during limb development as a result of the BMP-receptor interaction","type":"article-journal","volume":"2"},"uris":["http://www.mendeley.com/documents/?uuid=c2815594-6429-406b-ae9b-310ea2a9c21d"]}],"mendeley":{"formattedCitation":"[71]","plainTextFormattedCitation":"[71]","previouslyFormattedCitation":"[71]"},"properties":{"noteIndex":0},"schema":"https://github.com/citation-style-language/schema/raw/master/csl-citation.json"}</w:instrText>
      </w:r>
      <w:r w:rsidR="00C514B1">
        <w:rPr>
          <w:lang w:val="en-US"/>
        </w:rPr>
        <w:fldChar w:fldCharType="separate"/>
      </w:r>
      <w:r w:rsidR="00871E63" w:rsidRPr="00871E63">
        <w:rPr>
          <w:noProof/>
          <w:lang w:val="en-US"/>
        </w:rPr>
        <w:t>[71]</w:t>
      </w:r>
      <w:r w:rsidR="00C514B1">
        <w:rPr>
          <w:lang w:val="en-US"/>
        </w:rPr>
        <w:fldChar w:fldCharType="end"/>
      </w:r>
      <w:r w:rsidR="00C514B1">
        <w:rPr>
          <w:lang w:val="en-US"/>
        </w:rPr>
        <w:t xml:space="preserve"> and </w:t>
      </w:r>
      <w:r w:rsidR="00D43D61">
        <w:rPr>
          <w:lang w:val="en-US"/>
        </w:rPr>
        <w:t xml:space="preserve">is </w:t>
      </w:r>
      <w:r w:rsidR="00C514B1">
        <w:rPr>
          <w:lang w:val="en-US"/>
        </w:rPr>
        <w:t>estimated as</w:t>
      </w:r>
      <w:r w:rsidR="007F3B42">
        <w:rPr>
          <w:lang w:val="en-US"/>
        </w:rPr>
        <w:t xml:space="preserve"> 0.094</w:t>
      </w:r>
      <w:r w:rsidR="00DF7C4A">
        <w:rPr>
          <w:lang w:val="en-US"/>
        </w:rPr>
        <w:t xml:space="preserve"> mm</w:t>
      </w:r>
      <w:r w:rsidR="00DF7C4A">
        <w:rPr>
          <w:vertAlign w:val="superscript"/>
          <w:lang w:val="en-US"/>
        </w:rPr>
        <w:t>2</w:t>
      </w:r>
      <w:r w:rsidR="00DF7C4A">
        <w:rPr>
          <w:lang w:val="en-US"/>
        </w:rPr>
        <w:t xml:space="preserve"> h</w:t>
      </w:r>
      <w:r w:rsidR="00DF7C4A">
        <w:rPr>
          <w:vertAlign w:val="superscript"/>
          <w:lang w:val="en-US"/>
        </w:rPr>
        <w:t>-1</w:t>
      </w:r>
      <w:r w:rsidR="00DF7C4A" w:rsidRPr="00C13467">
        <w:rPr>
          <w:lang w:val="en-US"/>
        </w:rPr>
        <w:t xml:space="preserve"> </w:t>
      </w:r>
      <w:r w:rsidR="00DF7C4A">
        <w:rPr>
          <w:lang w:val="en-US"/>
        </w:rPr>
        <w:t xml:space="preserve"> </w:t>
      </w:r>
      <w:r w:rsidR="00C514B1" w:rsidRPr="00C13467">
        <w:rPr>
          <w:lang w:val="en-US"/>
        </w:rPr>
        <w:t xml:space="preserve">for </w:t>
      </w:r>
      <w:r w:rsidR="007F3B42">
        <w:t xml:space="preserve">TGF-β1 </w:t>
      </w:r>
      <w:r w:rsidR="00C514B1">
        <w:rPr>
          <w:lang w:val="en-US"/>
        </w:rPr>
        <w:t>considering the molecular weight of</w:t>
      </w:r>
      <w:commentRangeStart w:id="47"/>
      <w:commentRangeStart w:id="48"/>
      <w:r w:rsidR="00C514B1">
        <w:rPr>
          <w:lang w:val="en-US"/>
        </w:rPr>
        <w:t xml:space="preserve"> 25</w:t>
      </w:r>
      <w:ins w:id="49" w:author="Zeller-Plumhoff, Berit" w:date="2021-02-24T12:13:00Z">
        <w:r w:rsidR="00061EE2">
          <w:rPr>
            <w:lang w:val="en-US"/>
          </w:rPr>
          <w:t xml:space="preserve"> </w:t>
        </w:r>
      </w:ins>
      <w:proofErr w:type="spellStart"/>
      <w:r w:rsidR="00C514B1">
        <w:rPr>
          <w:lang w:val="en-US"/>
        </w:rPr>
        <w:t>kDa</w:t>
      </w:r>
      <w:proofErr w:type="spellEnd"/>
      <w:r w:rsidR="00C514B1">
        <w:rPr>
          <w:lang w:val="en-US"/>
        </w:rPr>
        <w:t xml:space="preserve"> </w:t>
      </w:r>
      <w:commentRangeEnd w:id="47"/>
      <w:r w:rsidR="00061EE2">
        <w:rPr>
          <w:rStyle w:val="CommentReference"/>
        </w:rPr>
        <w:commentReference w:id="47"/>
      </w:r>
      <w:commentRangeEnd w:id="48"/>
      <w:r w:rsidR="00906BD9">
        <w:rPr>
          <w:rStyle w:val="CommentReference"/>
        </w:rPr>
        <w:commentReference w:id="48"/>
      </w:r>
      <w:r w:rsidR="00C514B1">
        <w:rPr>
          <w:lang w:val="en-US"/>
        </w:rPr>
        <w:fldChar w:fldCharType="begin" w:fldLock="1"/>
      </w:r>
      <w:r w:rsidR="003A0663">
        <w:rPr>
          <w:lang w:val="en-US"/>
        </w:rPr>
        <w:instrText>ADDIN CSL_CITATION {"citationItems":[{"id":"ITEM-1","itemData":{"DOI":"10.1146/annurev.cb.06.110190.003121","ISSN":"0743-4634 (Print)","PMID":"2177343","author":[{"dropping-particle":"","family":"Massagué","given":"J","non-dropping-particle":"","parse-names":false,"suffix":""}],"container-title":"Annual review of cell biology","id":"ITEM-1","issued":{"date-parts":[["1990"]]},"language":"eng","page":"597-641","publisher-place":"United States","title":"The transforming growth factor-beta family.","type":"article-journal","volume":"6"},"uris":["http://www.mendeley.com/documents/?uuid=ebc85fbd-0daf-4c58-83d8-d2cf7cbb1d6d"]}],"mendeley":{"formattedCitation":"[72]","plainTextFormattedCitation":"[72]","previouslyFormattedCitation":"[72]"},"properties":{"noteIndex":0},"schema":"https://github.com/citation-style-language/schema/raw/master/csl-citation.json"}</w:instrText>
      </w:r>
      <w:r w:rsidR="00C514B1">
        <w:rPr>
          <w:lang w:val="en-US"/>
        </w:rPr>
        <w:fldChar w:fldCharType="separate"/>
      </w:r>
      <w:r w:rsidR="00871E63" w:rsidRPr="00871E63">
        <w:rPr>
          <w:noProof/>
          <w:lang w:val="en-US"/>
        </w:rPr>
        <w:t>[72]</w:t>
      </w:r>
      <w:r w:rsidR="00C514B1">
        <w:rPr>
          <w:lang w:val="en-US"/>
        </w:rPr>
        <w:fldChar w:fldCharType="end"/>
      </w:r>
      <w:r w:rsidR="00C514B1">
        <w:rPr>
          <w:lang w:val="en-US"/>
        </w:rPr>
        <w:t>.</w:t>
      </w:r>
      <w:r w:rsidR="00A03EFC">
        <w:rPr>
          <w:lang w:val="en-US"/>
        </w:rPr>
        <w:t xml:space="preserve"> </w:t>
      </w:r>
      <w:r w:rsidR="00DF7C4A">
        <w:rPr>
          <w:lang w:val="en-US"/>
        </w:rPr>
        <w:t>p</w:t>
      </w:r>
      <w:r w:rsidR="00DF7C4A">
        <w:rPr>
          <w:vertAlign w:val="subscript"/>
          <w:lang w:val="en-US"/>
        </w:rPr>
        <w:t>i</w:t>
      </w:r>
      <w:r w:rsidR="00DF7C4A">
        <w:rPr>
          <w:lang w:val="en-US"/>
        </w:rPr>
        <w:t xml:space="preserve"> </w:t>
      </w:r>
      <w:r w:rsidR="00061EE2">
        <w:t>defined as</w:t>
      </w:r>
      <w:r w:rsidR="00906BD9">
        <w:t>,</w:t>
      </w:r>
      <w:r w:rsidR="00F77864">
        <w:t xml:space="preserve"> </w:t>
      </w:r>
      <w:r w:rsidR="00C514B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051"/>
      </w:tblGrid>
      <w:tr w:rsidR="00C514B1" w14:paraId="646B2777" w14:textId="77777777" w:rsidTr="007B45B6">
        <w:tc>
          <w:tcPr>
            <w:tcW w:w="6237" w:type="dxa"/>
            <w:vAlign w:val="center"/>
          </w:tcPr>
          <w:p w14:paraId="0E40AF45" w14:textId="37FF92D6" w:rsidR="00C514B1" w:rsidRPr="000A591F" w:rsidRDefault="0052591A" w:rsidP="007B45B6">
            <w:pPr>
              <w:jc w:val="left"/>
              <w:rPr>
                <w:lang w:val="en-US"/>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i0</m:t>
                        </m:r>
                      </m:sub>
                    </m:sSub>
                  </m:num>
                  <m:den>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i</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i</m:t>
                        </m:r>
                      </m:sub>
                    </m:sSub>
                  </m:den>
                </m:f>
                <m:acc>
                  <m:accPr>
                    <m:ctrlPr>
                      <w:rPr>
                        <w:rFonts w:ascii="Cambria Math" w:hAnsi="Cambria Math"/>
                        <w:i/>
                        <w:sz w:val="24"/>
                        <w:szCs w:val="24"/>
                        <w:lang w:val="en-US"/>
                      </w:rPr>
                    </m:ctrlPr>
                  </m:accPr>
                  <m:e>
                    <m:r>
                      <w:rPr>
                        <w:rFonts w:ascii="Cambria Math" w:hAnsi="Cambria Math"/>
                        <w:sz w:val="24"/>
                        <w:szCs w:val="24"/>
                        <w:lang w:val="en-US"/>
                      </w:rPr>
                      <m:t>M</m:t>
                    </m:r>
                  </m:e>
                </m:acc>
                <m:r>
                  <w:rPr>
                    <w:rFonts w:ascii="Cambria Math" w:hAnsi="Cambria Math"/>
                    <w:sz w:val="24"/>
                    <w:szCs w:val="24"/>
                    <w:lang w:val="en-US"/>
                  </w:rPr>
                  <m:t xml:space="preserve">,     </m:t>
                </m:r>
                <m:r>
                  <w:rPr>
                    <w:rFonts w:ascii="Cambria Math" w:hAnsi="Cambria Math"/>
                    <w:lang w:val="en-US"/>
                  </w:rPr>
                  <m:t>i ∈ {b,t}</m:t>
                </m:r>
              </m:oMath>
            </m:oMathPara>
          </w:p>
        </w:tc>
        <w:tc>
          <w:tcPr>
            <w:tcW w:w="3051" w:type="dxa"/>
            <w:vAlign w:val="center"/>
          </w:tcPr>
          <w:p w14:paraId="6290B48B" w14:textId="108965BB" w:rsidR="00C514B1" w:rsidRDefault="00C514B1" w:rsidP="007F3D98">
            <w:pPr>
              <w:jc w:val="left"/>
            </w:pPr>
            <w:bookmarkStart w:id="50" w:name="_Ref62804641"/>
            <w:bookmarkStart w:id="51" w:name="_Ref62218610"/>
            <w:r>
              <w:t>(</w:t>
            </w:r>
            <w:fldSimple w:instr=" SEQ Equation \* ARABIC ">
              <w:r w:rsidR="00F77864">
                <w:rPr>
                  <w:noProof/>
                </w:rPr>
                <w:t>8</w:t>
              </w:r>
            </w:fldSimple>
            <w:bookmarkEnd w:id="50"/>
            <w:r>
              <w:t>)</w:t>
            </w:r>
            <w:bookmarkEnd w:id="51"/>
          </w:p>
        </w:tc>
      </w:tr>
    </w:tbl>
    <w:p w14:paraId="330C61FC" w14:textId="0C3E24FE" w:rsidR="004F41D4" w:rsidRDefault="00061EE2" w:rsidP="004F41D4">
      <w:r>
        <w:t>increases</w:t>
      </w:r>
      <w:r w:rsidR="00F77864">
        <w:t xml:space="preserve"> with an increase in the average maturity of the cells (</w:t>
      </w:r>
      <m:oMath>
        <m:acc>
          <m:accPr>
            <m:ctrlPr>
              <w:rPr>
                <w:rFonts w:ascii="Cambria Math" w:hAnsi="Cambria Math"/>
                <w:i/>
                <w:iCs/>
                <w:lang w:val="en-US"/>
              </w:rPr>
            </m:ctrlPr>
          </m:accPr>
          <m:e>
            <m:r>
              <w:rPr>
                <w:rFonts w:ascii="Cambria Math" w:hAnsi="Cambria Math"/>
                <w:lang w:val="en-US"/>
              </w:rPr>
              <m:t>M</m:t>
            </m:r>
          </m:e>
        </m:acc>
      </m:oMath>
      <w:r w:rsidR="00F77864">
        <w:rPr>
          <w:iCs/>
          <w:lang w:val="en-US"/>
        </w:rPr>
        <w:t>)</w:t>
      </w:r>
      <w:r w:rsidR="00CD5D55">
        <w:rPr>
          <w:iCs/>
          <w:lang w:val="en-US"/>
        </w:rPr>
        <w:t>. This assumes</w:t>
      </w:r>
      <w:r w:rsidR="00F77864">
        <w:rPr>
          <w:iCs/>
          <w:lang w:val="en-US"/>
        </w:rPr>
        <w:t xml:space="preserve"> that osteoblasts are more productive than MSCs </w:t>
      </w:r>
      <w:commentRangeStart w:id="52"/>
      <w:commentRangeStart w:id="53"/>
      <w:r w:rsidR="00F77864">
        <w:rPr>
          <w:iCs/>
          <w:lang w:val="en-US"/>
        </w:rPr>
        <w:t>[]</w:t>
      </w:r>
      <w:commentRangeEnd w:id="52"/>
      <w:r w:rsidR="00F37C72">
        <w:rPr>
          <w:rStyle w:val="CommentReference"/>
        </w:rPr>
        <w:commentReference w:id="52"/>
      </w:r>
      <w:commentRangeEnd w:id="53"/>
      <w:r w:rsidR="009139E3">
        <w:rPr>
          <w:rStyle w:val="CommentReference"/>
        </w:rPr>
        <w:commentReference w:id="53"/>
      </w:r>
      <w:r w:rsidR="004F41D4">
        <w:rPr>
          <w:iCs/>
          <w:lang w:val="en-US"/>
        </w:rPr>
        <w:t>.</w:t>
      </w:r>
      <w:r w:rsidR="000545E4">
        <w:rPr>
          <w:iCs/>
          <w:lang w:val="en-US"/>
        </w:rPr>
        <w:t xml:space="preserve"> Eq. </w:t>
      </w:r>
      <w:r w:rsidR="000545E4">
        <w:rPr>
          <w:iCs/>
          <w:lang w:val="en-US"/>
        </w:rPr>
        <w:fldChar w:fldCharType="begin"/>
      </w:r>
      <w:r w:rsidR="000545E4">
        <w:rPr>
          <w:iCs/>
          <w:lang w:val="en-US"/>
        </w:rPr>
        <w:instrText xml:space="preserve"> REF _Ref62218610 \h </w:instrText>
      </w:r>
      <w:r w:rsidR="000545E4">
        <w:rPr>
          <w:iCs/>
          <w:lang w:val="en-US"/>
        </w:rPr>
      </w:r>
      <w:r w:rsidR="000545E4">
        <w:rPr>
          <w:iCs/>
          <w:lang w:val="en-US"/>
        </w:rPr>
        <w:fldChar w:fldCharType="separate"/>
      </w:r>
      <w:r w:rsidR="000545E4">
        <w:t>(</w:t>
      </w:r>
      <w:r w:rsidR="000545E4">
        <w:rPr>
          <w:noProof/>
        </w:rPr>
        <w:t>8</w:t>
      </w:r>
      <w:r w:rsidR="000545E4">
        <w:t>)</w:t>
      </w:r>
      <w:r w:rsidR="000545E4">
        <w:rPr>
          <w:iCs/>
          <w:lang w:val="en-US"/>
        </w:rPr>
        <w:fldChar w:fldCharType="end"/>
      </w:r>
      <w:r w:rsidR="000545E4">
        <w:rPr>
          <w:iCs/>
          <w:lang w:val="en-US"/>
        </w:rPr>
        <w:t xml:space="preserve"> takes into account the saturation effect</w:t>
      </w:r>
      <w:r w:rsidR="008C5EF4">
        <w:rPr>
          <w:iCs/>
          <w:lang w:val="en-US"/>
        </w:rPr>
        <w:t xml:space="preserve"> where</w:t>
      </w:r>
      <w:r w:rsidR="00DF7C4A">
        <w:rPr>
          <w:iCs/>
          <w:lang w:val="en-US"/>
        </w:rPr>
        <w:t xml:space="preserve"> </w:t>
      </w:r>
      <w:r w:rsidR="00DF7C4A">
        <w:rPr>
          <w:lang w:val="en-US"/>
        </w:rPr>
        <w:t>H</w:t>
      </w:r>
      <w:r w:rsidR="00DF7C4A">
        <w:rPr>
          <w:vertAlign w:val="subscript"/>
          <w:lang w:val="en-US"/>
        </w:rPr>
        <w:t>i</w:t>
      </w:r>
      <w:r w:rsidR="00DF7C4A">
        <w:rPr>
          <w:lang w:val="en-US"/>
        </w:rPr>
        <w:t xml:space="preserve"> is set to 100 ng/ml for </w:t>
      </w:r>
      <w:r w:rsidR="00C514B1">
        <w:rPr>
          <w:lang w:val="en-US"/>
        </w:rPr>
        <w:t xml:space="preserve">both </w:t>
      </w:r>
      <w:r w:rsidR="00691AC0">
        <w:t>TGF-β1</w:t>
      </w:r>
      <w:r w:rsidR="00C514B1">
        <w:rPr>
          <w:lang w:val="en-US"/>
        </w:rPr>
        <w:t xml:space="preserve"> and </w:t>
      </w:r>
      <w:r w:rsidR="00691AC0">
        <w:rPr>
          <w:lang w:val="en-US"/>
        </w:rPr>
        <w:t>BMP2</w:t>
      </w:r>
      <w:r w:rsidR="00C514B1">
        <w:rPr>
          <w:lang w:val="en-US"/>
        </w:rPr>
        <w:t xml:space="preserve"> similar to </w:t>
      </w:r>
      <w:r w:rsidR="00C514B1">
        <w:rPr>
          <w:lang w:val="en-US"/>
        </w:rPr>
        <w:fldChar w:fldCharType="begin" w:fldLock="1"/>
      </w:r>
      <w:r w:rsidR="003A0663">
        <w:rPr>
          <w:lang w:val="en-US"/>
        </w:rPr>
        <w:instrText>ADDIN CSL_CITATION {"citationItems":[{"id":"ITEM-1","itemData":{"DOI":"10.1006/jtbi.2001.2372","ISSN":"00225193","abstract":"During fracture healing, multipotential stem cells differentiate into specialized cells responsible for producing the different tissues involved in the bone regeneration process. This cell differentiation has been shown to be regulated by locally expressed growth factors. The details of their regulatory mechanisms need to be understood. In this work, we present a two-dimensional mathematical model of the bone healing process for moderate fracture gap sizes and fracture stability. The inflammatory and tissue regeneration stages of healing are simulated by modeling mesenchymal cell migration; mesenchymal cell, chondrocyte and osteoblast proliferation and differentiation, and extracellular matrix synthesis and degradation over time. The effects of two generic growth factors on cell differentiation are based on the experimentally studied chondrogenic and osteogenic effects of bone morphogenetic proteins-2 and 4 and transforming growth factor-β-1, respectively. The model successfully simulates the progression of healing and predicts that the rate of osteogenic growth factor production by osteoblasts and the duration of the initial release of growth factors upon injury are particularly important parameters for complete ossification and successful healing. This temporo-spatial model of fracture healing is the first model to consider the effects of growth factors. It will help us understand the regulatory mechanisms involved in bone regeneration and provides a mathematical framework with which to design experiments and understand pathological conditions. © 2001 Academic Press.","author":[{"dropping-particle":"","family":"Bailón-Plaza","given":"Alicia","non-dropping-particle":"","parse-names":false,"suffix":""},{"dropping-particle":"","family":"Meulen","given":"Marjolein C.H.","non-dropping-particle":"Van Der","parse-names":false,"suffix":""}],"container-title":"Journal of Theoretical Biology","id":"ITEM-1","issue":"2","issued":{"date-parts":[["2001"]]},"page":"191-209","title":"A mathematical framework to study the effects of growth factor influences on fracture healing","type":"article-journal","volume":"212"},"uris":["http://www.mendeley.com/documents/?uuid=5738ad96-bb5e-42b1-822a-5f76cffa0dd8"]}],"mendeley":{"formattedCitation":"[73]","plainTextFormattedCitation":"[73]","previouslyFormattedCitation":"[73]"},"properties":{"noteIndex":0},"schema":"https://github.com/citation-style-language/schema/raw/master/csl-citation.json"}</w:instrText>
      </w:r>
      <w:r w:rsidR="00C514B1">
        <w:rPr>
          <w:lang w:val="en-US"/>
        </w:rPr>
        <w:fldChar w:fldCharType="separate"/>
      </w:r>
      <w:r w:rsidR="00871E63" w:rsidRPr="00871E63">
        <w:rPr>
          <w:noProof/>
          <w:lang w:val="en-US"/>
        </w:rPr>
        <w:t>[73]</w:t>
      </w:r>
      <w:r w:rsidR="00C514B1">
        <w:rPr>
          <w:lang w:val="en-US"/>
        </w:rPr>
        <w:fldChar w:fldCharType="end"/>
      </w:r>
      <w:r w:rsidR="004F41D4">
        <w:rPr>
          <w:lang w:val="en-US"/>
        </w:rPr>
        <w:t>.</w:t>
      </w:r>
      <w:r w:rsidR="00C514B1">
        <w:rPr>
          <w:lang w:val="en-US"/>
        </w:rPr>
        <w:t xml:space="preserve"> </w:t>
      </w:r>
      <w:r w:rsidR="00DF7C4A">
        <w:rPr>
          <w:iCs/>
          <w:lang w:val="en-US"/>
        </w:rPr>
        <w:t>r</w:t>
      </w:r>
      <w:r w:rsidR="00DF7C4A">
        <w:rPr>
          <w:iCs/>
          <w:vertAlign w:val="subscript"/>
          <w:lang w:val="en-US"/>
        </w:rPr>
        <w:t>i0</w:t>
      </w:r>
      <w:r w:rsidR="00DF7C4A">
        <w:rPr>
          <w:iCs/>
          <w:lang w:val="en-US"/>
        </w:rPr>
        <w:t xml:space="preserve"> </w:t>
      </w:r>
      <w:r w:rsidR="00C514B1">
        <w:rPr>
          <w:iCs/>
          <w:lang w:val="en-US"/>
        </w:rPr>
        <w:t>as the base production rate is defined as free parameters</w:t>
      </w:r>
      <w:r w:rsidR="0051705B">
        <w:rPr>
          <w:iCs/>
          <w:lang w:val="en-US"/>
        </w:rPr>
        <w:t xml:space="preserve"> of </w:t>
      </w:r>
      <w:r w:rsidR="00DF7C4A">
        <w:rPr>
          <w:iCs/>
          <w:lang w:val="en-US"/>
        </w:rPr>
        <w:t>r</w:t>
      </w:r>
      <w:r w:rsidR="00DF7C4A">
        <w:rPr>
          <w:iCs/>
          <w:vertAlign w:val="subscript"/>
          <w:lang w:val="en-US"/>
        </w:rPr>
        <w:t>b0</w:t>
      </w:r>
      <w:r w:rsidR="00DF7C4A">
        <w:rPr>
          <w:iCs/>
          <w:lang w:val="en-US"/>
        </w:rPr>
        <w:t xml:space="preserve"> </w:t>
      </w:r>
      <w:r w:rsidR="00C514B1">
        <w:rPr>
          <w:iCs/>
          <w:lang w:val="en-US"/>
        </w:rPr>
        <w:lastRenderedPageBreak/>
        <w:t>and</w:t>
      </w:r>
      <w:r w:rsidR="00DF7C4A">
        <w:rPr>
          <w:iCs/>
          <w:lang w:val="en-US"/>
        </w:rPr>
        <w:t xml:space="preserve"> r</w:t>
      </w:r>
      <w:r w:rsidR="00DF7C4A">
        <w:rPr>
          <w:iCs/>
          <w:vertAlign w:val="subscript"/>
          <w:lang w:val="en-US"/>
        </w:rPr>
        <w:t>t0</w:t>
      </w:r>
      <w:r w:rsidR="00DF7C4A">
        <w:rPr>
          <w:iCs/>
          <w:lang w:val="en-US"/>
        </w:rPr>
        <w:t xml:space="preserve"> </w:t>
      </w:r>
      <w:r w:rsidR="0051705B">
        <w:rPr>
          <w:iCs/>
          <w:lang w:val="en-US"/>
        </w:rPr>
        <w:t xml:space="preserve">respectively </w:t>
      </w:r>
      <w:r w:rsidR="004F41D4">
        <w:rPr>
          <w:iCs/>
          <w:lang w:val="en-US"/>
        </w:rPr>
        <w:t xml:space="preserve">for </w:t>
      </w:r>
      <w:r w:rsidR="004F41D4">
        <w:t>BMP2 and TGF-β1</w:t>
      </w:r>
      <w:r w:rsidR="004F41D4">
        <w:rPr>
          <w:iCs/>
          <w:lang w:val="en-US"/>
        </w:rPr>
        <w:t>.</w:t>
      </w:r>
      <w:r w:rsidR="00DF7C4A">
        <w:rPr>
          <w:iCs/>
          <w:lang w:val="en-US"/>
        </w:rPr>
        <w:t xml:space="preserve"> r</w:t>
      </w:r>
      <w:r w:rsidR="00DF7C4A">
        <w:rPr>
          <w:iCs/>
          <w:vertAlign w:val="subscript"/>
          <w:lang w:val="en-US"/>
        </w:rPr>
        <w:t>b0</w:t>
      </w:r>
      <w:r w:rsidR="00DF7C4A">
        <w:rPr>
          <w:iCs/>
          <w:lang w:val="en-US"/>
        </w:rPr>
        <w:t xml:space="preserve"> </w:t>
      </w:r>
      <w:r w:rsidR="004F41D4">
        <w:rPr>
          <w:iCs/>
          <w:lang w:val="en-US"/>
        </w:rPr>
        <w:t xml:space="preserve">is estimated within </w:t>
      </w:r>
      <w:r w:rsidR="004F41D4">
        <w:t>0.0005-</w:t>
      </w:r>
      <w:r w:rsidR="004F41D4" w:rsidRPr="0090688E">
        <w:t>0.0</w:t>
      </w:r>
      <w:r w:rsidR="004F41D4">
        <w:t>0</w:t>
      </w:r>
      <w:r w:rsidR="004F41D4" w:rsidRPr="0090688E">
        <w:t>5</w:t>
      </w:r>
      <w:r w:rsidR="004F41D4">
        <w:t xml:space="preserve"> </w:t>
      </w:r>
      <w:r w:rsidR="004F41D4" w:rsidRPr="0090688E">
        <w:t>ng/</w:t>
      </w:r>
      <w:r w:rsidR="004F41D4">
        <w:t>ml</w:t>
      </w:r>
      <w:r w:rsidR="004F41D4" w:rsidRPr="0090688E">
        <w:t>/h</w:t>
      </w:r>
      <w:r w:rsidR="004F41D4">
        <w:t xml:space="preserve"> to keep BMP2 density </w:t>
      </w:r>
      <w:r w:rsidR="00913571">
        <w:t>in the range of</w:t>
      </w:r>
      <w:r w:rsidR="004F41D4">
        <w:t xml:space="preserve"> 0.08-0.5 ng/ml </w:t>
      </w:r>
      <w:r w:rsidR="00CD5D55">
        <w:t>according to</w:t>
      </w:r>
      <w:r w:rsidR="004F41D4">
        <w:t xml:space="preserve"> in-vitro </w:t>
      </w:r>
      <w:r w:rsidR="00CD5D55">
        <w:t>measurements</w:t>
      </w:r>
      <w:r w:rsidR="004F41D4">
        <w:t xml:space="preserve"> </w:t>
      </w:r>
      <w:r w:rsidR="00913571">
        <w:fldChar w:fldCharType="begin" w:fldLock="1"/>
      </w:r>
      <w:r w:rsidR="003A0663">
        <w:instrText>ADDIN CSL_CITATION {"citationItems":[{"id":"ITEM-1","itemData":{"DOI":"10.1016/j.niox.2009.02.006","ISSN":"1089-8611 (Electronic)","PMID":"19281856","abstract":"This study investigated the effects of extracorporeal shockwave treatment (ESWT) on  bone healing and the systemic concentrations of nitric oxide (NO), TGF-beta1, VEGF and BMP-2 in long bone non-unions. Forty-two patients with 42 established non-unions of the femur and tibia were enrolled in this study. Each long bone non-union was treated with 6000 impulses of shockwave at 28 kV in a single session. Ten milliliters of peripheral blood were obtained for measurements of serum NO level and osteogenic growth factors including TGF-beta1, VEGF and BMP-2; serum levels of calcium, alkaline phosphatase, calcitonin and parathyroid hormone before treatment and at 1 day, 1, 3 and 6 months after treatment. The evaluations for bone healing included clinical assessments and serial radiographic examinations. At 6 months, bony union was radiographically confirmed in 78.6%, and persistent non-union in 21.4%. Patients with bony union showed significantly higher serum NO level, TGF-beta1, VEGF and BMP-2 at 1 month after treatment as compared to patients with persistent non-union. Shockwave-promoted bone healing was associated with significant increases in serum NO level and osteogenic growth factors. The elevations of systemic concentration of NO level and the osteogenic factors may reflect a local stimulation of shockwave in bone healing in long bone non-unions.","author":[{"dropping-particle":"","family":"Wang","given":"Ching-Jen","non-dropping-particle":"","parse-names":false,"suffix":""},{"dropping-particle":"","family":"Yang","given":"Kunder D","non-dropping-particle":"","parse-names":false,"suffix":""},{"dropping-particle":"","family":"Ko","given":"Jih-Yang","non-dropping-particle":"","parse-names":false,"suffix":""},{"dropping-particle":"","family":"Huang","given":"Chung-Cheng","non-dropping-particle":"","parse-names":false,"suffix":""},{"dropping-particle":"","family":"Huang","given":"Hsuan-Ying","non-dropping-particle":"","parse-names":false,"suffix":""},{"dropping-particle":"","family":"Wang","given":"Feng-Sheng","non-dropping-particle":"","parse-names":false,"suffix":""}],"container-title":"Nitric oxide : biology and chemistry","id":"ITEM-1","issue":"4","issued":{"date-parts":[["2009","6"]]},"language":"eng","page":"298-303","publisher-place":"United States","title":"The effects of shockwave on bone healing and systemic concentrations of nitric oxide  (NO), TGF-beta1, VEGF and BMP-2 in long bone non-unions.","type":"article-journal","volume":"20"},"uris":["http://www.mendeley.com/documents/?uuid=61392ef0-7dc7-4c2f-9495-2ef37a56518a"]},{"id":"ITEM-2","itemData":{"ISSN":"1003-0034 (Print)","PMID":"21688537","abstract":"OBJECTIVE: To investigate the relationship between serum level of bone morphogenetic proteins-2 (BMP-2) and heterotopic ossification (HO) in traumatic brain injury (TBI) and fractures patients, providing the theoretical evidence for the clinical prevention of HO. METHODS: From December 2007 to January 2009, 145 with trama patients were selected. There were 96 closed primary traumatic brain injury patients, 1 penetrating primary traumatic brain injury, 29 fractures of the radius and ulna, 11 fractures of the humerus, 32 fractures of the tibia and fibula, 27 fractures of the femur. All patients were divided into three groups (i.e., group A, group B and group C) by the type of fracture. Fifty-seven patients in group A (TBI only), including 37 males and 20 females, ranged in the age from 29 to 61 years, with an average age of (43.91 +/- 11.09) years. The disease course was from 13 to 67 d, with an average duration of (18.96 +/- 10.46) d. Forty-eight patients in group B (fractures only), 25 males and 23 females, ranged in age from 31 to 54 years, with an average age of (41.73 +/- 8.41) years. The disease course was from 6 to 48 d, with an average duration of (16.02 +/- 8.71) d. Forty patients in group C (TBI combined with extremities fractures), including 23 males and 17 females, ranged in age from 30 to 60 years, with an average age of (45.87 +/- 14.15) years. The disease course was from 18 to 76 d, with an average of (21.28 +/- 13.02) d. Thirty-one extremities fractures with no significant separations or displacements of fragments were treated with traction reductions, cast immobilization or splint fixations. Sixty-eight fractures with significant separations and displacements of fragments were treated with intramedullary nail fixations or screw internal fixations. Sixty-three TBI patients were treated with open-skull surgeries immediately while 34 TBI patients were treated with stanching bleeding, reducing intracranial pressure and improving cerebral blood circulation. All patients were also divided into two groups (group D and group E) according to the 14-to 16-month follow-up X-ray film results. Seventeen patients in group D (HO had been found), including 11 males and 6 females, ranged in age from 29 to 55 years old, with an average age of (46.88 +/- 7.13) years. The disease course was from 6 to 30 d, with an average of (20.18 +/- 9.78) d. All 128 patients in group E (HO had been not found), including 74 males and 54 females, ranged in age from 33 to 61…","author":[{"dropping-particle":"","family":"Wang","given":"Ye-kai","non-dropping-particle":"","parse-names":false,"suffix":""},{"dropping-particle":"","family":"Sun","given":"Wei-fang","non-dropping-particle":"","parse-names":false,"suffix":""},{"dropping-particle":"","family":"Liu","given":"Xiao-guang","non-dropping-particle":"","parse-names":false,"suffix":""},{"dropping-particle":"","family":"Deng","given":"Jie","non-dropping-particle":"","parse-names":false,"suffix":""},{"dropping-particle":"","family":"Yan","given":"Bo-er","non-dropping-particle":"","parse-names":false,"suffix":""},{"dropping-particle":"","family":"Jiang","given":"Wen-ya","non-dropping-particle":"","parse-names":false,"suffix":""},{"dropping-particle":"","family":"Lin","given":"Xu-bo","non-dropping-particle":"","parse-names":false,"suffix":""}],"container-title":"Zhongguo gu shang = China journal of orthopaedics and traumatology","id":"ITEM-2","issue":"5","issued":{"date-parts":[["2011","5"]]},"language":"chi","page":"399-403","publisher-place":"China","title":"Comparative study of serum levels of BMP-2 and heterotopic ossification in traumatic brain injury and fractures patients","type":"article-journal","volume":"24"},"uris":["http://www.mendeley.com/documents/?uuid=88bc1901-19c4-4f69-8b77-7442f58cdbf1"]}],"mendeley":{"formattedCitation":"[56], [74]","plainTextFormattedCitation":"[56], [74]","previouslyFormattedCitation":"[56], [74]"},"properties":{"noteIndex":0},"schema":"https://github.com/citation-style-language/schema/raw/master/csl-citation.json"}</w:instrText>
      </w:r>
      <w:r w:rsidR="00913571">
        <w:fldChar w:fldCharType="separate"/>
      </w:r>
      <w:r w:rsidR="00871E63" w:rsidRPr="00871E63">
        <w:rPr>
          <w:noProof/>
        </w:rPr>
        <w:t>[56], [74]</w:t>
      </w:r>
      <w:r w:rsidR="00913571">
        <w:fldChar w:fldCharType="end"/>
      </w:r>
      <w:r w:rsidR="004F41D4">
        <w:t xml:space="preserve">. </w:t>
      </w:r>
      <w:r w:rsidR="00DF7C4A">
        <w:rPr>
          <w:iCs/>
          <w:lang w:val="en-US"/>
        </w:rPr>
        <w:t>R</w:t>
      </w:r>
      <w:r w:rsidR="00DF7C4A">
        <w:rPr>
          <w:iCs/>
          <w:vertAlign w:val="subscript"/>
          <w:lang w:val="en-US"/>
        </w:rPr>
        <w:t xml:space="preserve">t0 </w:t>
      </w:r>
      <w:r w:rsidR="00913571">
        <w:rPr>
          <w:iCs/>
          <w:lang w:val="en-US"/>
        </w:rPr>
        <w:t xml:space="preserve">is estimated within </w:t>
      </w:r>
      <w:r w:rsidR="00913571" w:rsidRPr="0090688E">
        <w:t>0.0</w:t>
      </w:r>
      <w:r w:rsidR="00913571">
        <w:t>0</w:t>
      </w:r>
      <w:r w:rsidR="00913571" w:rsidRPr="0090688E">
        <w:t>1-0.</w:t>
      </w:r>
      <w:r w:rsidR="00913571">
        <w:t>1</w:t>
      </w:r>
      <w:r w:rsidR="00913571" w:rsidRPr="0090688E">
        <w:t xml:space="preserve"> ng/</w:t>
      </w:r>
      <w:r w:rsidR="00913571">
        <w:t>ml</w:t>
      </w:r>
      <w:r w:rsidR="00913571" w:rsidRPr="0090688E">
        <w:t>/h</w:t>
      </w:r>
      <w:r w:rsidR="00913571">
        <w:t xml:space="preserve"> to keep TGF-β1 concentration in the physiological range of </w:t>
      </w:r>
      <w:r w:rsidR="00913571" w:rsidRPr="005A0E1C">
        <w:t>14.2-36.3 ng/mL</w:t>
      </w:r>
      <w:r w:rsidR="00913571">
        <w:t xml:space="preserve"> </w:t>
      </w:r>
      <w:r w:rsidR="00913571" w:rsidRPr="005F27D4">
        <w:fldChar w:fldCharType="begin" w:fldLock="1"/>
      </w:r>
      <w:r w:rsidR="008D577D">
        <w:instrText>ADDIN CSL_CITATION {"citationItems":[{"id":"ITEM-1","itemData":{"DOI":"10.1210/er.2004-0001","ISSN":"0163-769X (Print)","PMID":"15901668","abstract":"TGF-beta1 is a ubiquitous growth factor that is implicated in the control of  proliferation, migration, differentiation, and survival of many different cell types. It influences such diverse processes as embryogenesis, angiogenesis, inflammation, and wound healing. In skeletal tissue, TGF-beta1 plays a major role in development and maintenance, affecting both cartilage and bone metabolism, the latter being the subject of this review. Because it affects both cells of the osteoblast and osteoclast lineage, TGF-beta1 is one of the most important factors in the bone environment, helping to retain the balance between the dynamic processes of bone resorption and bone formation. Many seemingly contradictory reports have been published on the exact functioning of TGF-beta1 in the bone milieu. This review provides an overall picture of the bone-specific actions of TGF-beta1 and reconciles experimental discrepancies that have been reported for this multifunctional cytokine.","author":[{"dropping-particle":"","family":"Janssens","given":"Katrien","non-dropping-particle":"","parse-names":false,"suffix":""},{"dropping-particle":"","family":"Dijke","given":"Peter","non-dropping-particle":"ten","parse-names":false,"suffix":""},{"dropping-particle":"","family":"Janssens","given":"Sophie","non-dropping-particle":"","parse-names":false,"suffix":""},{"dropping-particle":"","family":"Hul","given":"Wim","non-dropping-particle":"Van","parse-names":false,"suffix":""}],"container-title":"Endocrine reviews","id":"ITEM-1","issue":"6","issued":{"date-parts":[["2005","10"]]},"language":"eng","page":"743-774","publisher-place":"United States","title":"Transforming growth factor-beta1 to the bone.","type":"article-journal","volume":"26"},"uris":["http://www.mendeley.com/documents/?uuid=645e6a00-8c5d-4bc6-900c-576b2c76d218"]}],"mendeley":{"formattedCitation":"[44]","plainTextFormattedCitation":"[44]","previouslyFormattedCitation":"[44]"},"properties":{"noteIndex":0},"schema":"https://github.com/citation-style-language/schema/raw/master/csl-citation.json"}</w:instrText>
      </w:r>
      <w:r w:rsidR="00913571" w:rsidRPr="005F27D4">
        <w:fldChar w:fldCharType="separate"/>
      </w:r>
      <w:r w:rsidR="008D577D" w:rsidRPr="008D577D">
        <w:rPr>
          <w:noProof/>
        </w:rPr>
        <w:t>[44]</w:t>
      </w:r>
      <w:r w:rsidR="00913571" w:rsidRPr="005F27D4">
        <w:fldChar w:fldCharType="end"/>
      </w:r>
      <w:r w:rsidR="00913571">
        <w:t>.</w:t>
      </w:r>
    </w:p>
    <w:p w14:paraId="7DD5DA71" w14:textId="7199A90A" w:rsidR="00C514B1" w:rsidRPr="004F41D4" w:rsidRDefault="00CD5D55" w:rsidP="004F41D4">
      <w:pPr>
        <w:rPr>
          <w:iCs/>
          <w:lang w:val="en-US"/>
        </w:rPr>
      </w:pPr>
      <w:r>
        <w:rPr>
          <w:iCs/>
          <w:lang w:val="en-US"/>
        </w:rPr>
        <w:t xml:space="preserve">In Eq. </w:t>
      </w:r>
      <w:r>
        <w:rPr>
          <w:iCs/>
          <w:lang w:val="en-US"/>
        </w:rPr>
        <w:fldChar w:fldCharType="begin"/>
      </w:r>
      <w:r>
        <w:rPr>
          <w:iCs/>
          <w:lang w:val="en-US"/>
        </w:rPr>
        <w:instrText xml:space="preserve"> REF _Ref62218610 \h </w:instrText>
      </w:r>
      <w:r>
        <w:rPr>
          <w:iCs/>
          <w:lang w:val="en-US"/>
        </w:rPr>
      </w:r>
      <w:r>
        <w:rPr>
          <w:iCs/>
          <w:lang w:val="en-US"/>
        </w:rPr>
        <w:fldChar w:fldCharType="separate"/>
      </w:r>
      <w:r>
        <w:t>(</w:t>
      </w:r>
      <w:r>
        <w:rPr>
          <w:noProof/>
        </w:rPr>
        <w:t>8</w:t>
      </w:r>
      <w:r>
        <w:t>)</w:t>
      </w:r>
      <w:r>
        <w:rPr>
          <w:iCs/>
          <w:lang w:val="en-US"/>
        </w:rPr>
        <w:fldChar w:fldCharType="end"/>
      </w:r>
      <w:r>
        <w:rPr>
          <w:iCs/>
          <w:lang w:val="en-US"/>
        </w:rPr>
        <w:t xml:space="preserve">, </w:t>
      </w:r>
      <w:r>
        <w:t>t</w:t>
      </w:r>
      <w:r w:rsidR="00C514B1">
        <w:t xml:space="preserve">he </w:t>
      </w:r>
      <w:r>
        <w:t>growth factors</w:t>
      </w:r>
      <w:r w:rsidR="00C514B1">
        <w:t xml:space="preserve"> degrade with the rate,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8"/>
        <w:gridCol w:w="3974"/>
      </w:tblGrid>
      <w:tr w:rsidR="00C514B1" w14:paraId="030EFED7" w14:textId="77777777" w:rsidTr="007F3D98">
        <w:tc>
          <w:tcPr>
            <w:tcW w:w="5238" w:type="dxa"/>
          </w:tcPr>
          <w:p w14:paraId="102A1591" w14:textId="6FBE61A7" w:rsidR="00C514B1" w:rsidRPr="00FC331A" w:rsidRDefault="0052591A" w:rsidP="007F3D98">
            <w:pPr>
              <w:rPr>
                <w:lang w:val="en-US"/>
              </w:rPr>
            </w:pPr>
            <m:oMathPara>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lang w:val="en-US"/>
                  </w:rPr>
                  <m:t>=1-</m:t>
                </m:r>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λ</m:t>
                        </m:r>
                      </m:e>
                      <m:sub>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2</m:t>
                            </m:r>
                          </m:den>
                        </m:f>
                        <m:r>
                          <w:rPr>
                            <w:rFonts w:ascii="Cambria Math" w:hAnsi="Cambria Math"/>
                            <w:lang w:val="en-US"/>
                          </w:rPr>
                          <m:t>,i</m:t>
                        </m:r>
                      </m:sub>
                    </m:sSub>
                    <m:r>
                      <w:rPr>
                        <w:rFonts w:ascii="Cambria Math" w:hAnsi="Cambria Math"/>
                        <w:lang w:val="en-US"/>
                      </w:rPr>
                      <m:t>t</m:t>
                    </m:r>
                  </m:sup>
                </m:sSup>
                <m:r>
                  <w:rPr>
                    <w:rFonts w:ascii="Cambria Math" w:hAnsi="Cambria Math"/>
                    <w:lang w:val="en-US"/>
                  </w:rPr>
                  <m:t>,      i ∈ {b,t}</m:t>
                </m:r>
              </m:oMath>
            </m:oMathPara>
          </w:p>
        </w:tc>
        <w:tc>
          <w:tcPr>
            <w:tcW w:w="3974" w:type="dxa"/>
          </w:tcPr>
          <w:p w14:paraId="398A2089" w14:textId="3C2CDC79" w:rsidR="00C514B1" w:rsidRDefault="00C514B1" w:rsidP="007F3D98">
            <w:bookmarkStart w:id="54" w:name="_Ref50984278"/>
            <w:r>
              <w:t>(</w:t>
            </w:r>
            <w:fldSimple w:instr=" SEQ Equation \* ARABIC ">
              <w:r w:rsidR="00036EFD">
                <w:rPr>
                  <w:noProof/>
                </w:rPr>
                <w:t>9</w:t>
              </w:r>
            </w:fldSimple>
            <w:r>
              <w:t>)</w:t>
            </w:r>
            <w:bookmarkEnd w:id="54"/>
          </w:p>
        </w:tc>
      </w:tr>
    </w:tbl>
    <w:p w14:paraId="71533420" w14:textId="159D6BAD" w:rsidR="00C514B1" w:rsidRDefault="00C514B1" w:rsidP="00B05320">
      <w:pPr>
        <w:rPr>
          <w:lang w:val="en-US"/>
        </w:rPr>
      </w:pPr>
      <w:r>
        <w:t xml:space="preserve">where </w:t>
      </w:r>
      <m:oMath>
        <m:sSub>
          <m:sSubPr>
            <m:ctrlPr>
              <w:rPr>
                <w:rFonts w:ascii="Cambria Math" w:hAnsi="Cambria Math"/>
                <w:i/>
                <w:lang w:val="en-US"/>
              </w:rPr>
            </m:ctrlPr>
          </m:sSubPr>
          <m:e>
            <m:r>
              <w:rPr>
                <w:rFonts w:ascii="Cambria Math" w:hAnsi="Cambria Math"/>
                <w:lang w:val="en-US"/>
              </w:rPr>
              <m:t>λ</m:t>
            </m:r>
          </m:e>
          <m:sub>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i </m:t>
            </m:r>
          </m:sub>
        </m:sSub>
      </m:oMath>
      <w:r>
        <w:rPr>
          <w:lang w:val="en-US"/>
        </w:rPr>
        <w:t xml:space="preserve">is the half-life rate calculated as </w:t>
      </w:r>
      <m:oMath>
        <m:sSub>
          <m:sSubPr>
            <m:ctrlPr>
              <w:rPr>
                <w:rFonts w:ascii="Cambria Math" w:hAnsi="Cambria Math"/>
                <w:i/>
                <w:lang w:val="en-US"/>
              </w:rPr>
            </m:ctrlPr>
          </m:sSubPr>
          <m:e>
            <m:r>
              <w:rPr>
                <w:rFonts w:ascii="Cambria Math" w:hAnsi="Cambria Math"/>
                <w:lang w:val="en-US"/>
              </w:rPr>
              <m:t>λ</m:t>
            </m:r>
          </m:e>
          <m:sub>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i </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ln2</m:t>
            </m:r>
          </m:num>
          <m:den>
            <m:sSub>
              <m:sSubPr>
                <m:ctrlPr>
                  <w:rPr>
                    <w:rFonts w:ascii="Cambria Math" w:hAnsi="Cambria Math"/>
                    <w:i/>
                    <w:lang w:val="en-US"/>
                  </w:rPr>
                </m:ctrlPr>
              </m:sSubPr>
              <m:e>
                <m:r>
                  <w:rPr>
                    <w:rFonts w:ascii="Cambria Math" w:hAnsi="Cambria Math"/>
                    <w:lang w:val="en-US"/>
                  </w:rPr>
                  <m:t>t</m:t>
                </m:r>
              </m:e>
              <m:sub>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i</m:t>
                </m:r>
              </m:sub>
            </m:sSub>
          </m:den>
        </m:f>
      </m:oMath>
      <w:r>
        <w:rPr>
          <w:lang w:val="en-US"/>
        </w:rPr>
        <w:t xml:space="preserve"> </w:t>
      </w:r>
      <w:r>
        <w:fldChar w:fldCharType="begin" w:fldLock="1"/>
      </w:r>
      <w:r w:rsidR="003A0663">
        <w:instrText>ADDIN CSL_CITATION {"citationItems":[{"id":"ITEM-1","itemData":{"author":[{"dropping-particle":"","family":"Bramono","given":"Diah S","non-dropping-particle":"","parse-names":false,"suffix":""},{"dropping-particle":"","family":"Murali","given":"Sadasivam","non-dropping-particle":"","parse-names":false,"suffix":""},{"dropping-particle":"","family":"Rai","given":"Bina","non-dropping-particle":"","parse-names":false,"suffix":""},{"dropping-particle":"","family":"Ling","given":"Ling","non-dropping-particle":"","parse-names":false,"suffix":""},{"dropping-particle":"","family":"Poh","given":"Wei Theng","non-dropping-particle":"","parse-names":false,"suffix":""},{"dropping-particle":"","family":"Lim","given":"Zophia Xuehui","non-dropping-particle":"","parse-names":false,"suffix":""},{"dropping-particle":"","family":"Stein","given":"Gary S","non-dropping-particle":"","parse-names":false,"suffix":""},{"dropping-particle":"","family":"Nurcombe","given":"Victor","non-dropping-particle":"","parse-names":false,"suffix":""},{"dropping-particle":"","family":"Wijnen","given":"Andre J","non-dropping-particle":"Van","parse-names":false,"suffix":""},{"dropping-particle":"","family":"Cool","given":"Simon M","non-dropping-particle":"","parse-names":false,"suffix":""}],"container-title":"Bone","id":"ITEM-1","issue":"4","issued":{"date-parts":[["2012"]]},"page":"954-964","publisher":"Elsevier","title":"Bone marrow-derived heparan sulfate potentiates the osteogenic activity of bone morphogenetic protein-2 (BMP-2)","type":"article-journal","volume":"50"},"uris":["http://www.mendeley.com/documents/?uuid=d9c2e79b-ad30-47b4-b491-59c1870088f0"]}],"mendeley":{"formattedCitation":"[75]","plainTextFormattedCitation":"[75]","previouslyFormattedCitation":"[75]"},"properties":{"noteIndex":0},"schema":"https://github.com/citation-style-language/schema/raw/master/csl-citation.json"}</w:instrText>
      </w:r>
      <w:r>
        <w:fldChar w:fldCharType="separate"/>
      </w:r>
      <w:r w:rsidR="00871E63" w:rsidRPr="00871E63">
        <w:rPr>
          <w:noProof/>
        </w:rPr>
        <w:t>[75]</w:t>
      </w:r>
      <w:r>
        <w:fldChar w:fldCharType="end"/>
      </w:r>
      <w:r>
        <w:t xml:space="preserve">, in which </w:t>
      </w:r>
      <m:oMath>
        <m:sSub>
          <m:sSubPr>
            <m:ctrlPr>
              <w:rPr>
                <w:rFonts w:ascii="Cambria Math" w:hAnsi="Cambria Math"/>
                <w:i/>
                <w:lang w:val="en-US"/>
              </w:rPr>
            </m:ctrlPr>
          </m:sSubPr>
          <m:e>
            <m:r>
              <w:rPr>
                <w:rFonts w:ascii="Cambria Math" w:hAnsi="Cambria Math"/>
                <w:lang w:val="en-US"/>
              </w:rPr>
              <m:t>t</m:t>
            </m:r>
          </m:e>
          <m:sub>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i</m:t>
            </m:r>
          </m:sub>
        </m:sSub>
      </m:oMath>
      <w:r>
        <w:rPr>
          <w:lang w:val="en-US"/>
        </w:rPr>
        <w:t xml:space="preserve"> is the half-life of the soluble and </w:t>
      </w:r>
      <w:r w:rsidR="00B05320">
        <w:rPr>
          <w:lang w:val="en-US"/>
        </w:rPr>
        <w:t xml:space="preserve">is </w:t>
      </w:r>
      <w:r>
        <w:rPr>
          <w:lang w:val="en-US"/>
        </w:rPr>
        <w:t xml:space="preserve">set to 10.08 hours </w:t>
      </w:r>
      <w:r>
        <w:t xml:space="preserve">and 10 mins for </w:t>
      </w:r>
      <w:r w:rsidR="00691AC0">
        <w:rPr>
          <w:lang w:val="en-US"/>
        </w:rPr>
        <w:t>BMP2</w:t>
      </w:r>
      <w:r>
        <w:rPr>
          <w:lang w:val="en-US"/>
        </w:rPr>
        <w:t xml:space="preserve"> and </w:t>
      </w:r>
      <w:r w:rsidR="00691AC0">
        <w:t>TGF-β1</w:t>
      </w:r>
      <w:r>
        <w:t xml:space="preserve">, respectively </w:t>
      </w:r>
      <w:r>
        <w:fldChar w:fldCharType="begin" w:fldLock="1"/>
      </w:r>
      <w:r w:rsidR="003A0663">
        <w:instrText>ADDIN CSL_CITATION {"citationItems":[{"id":"ITEM-1","itemData":{"author":[{"dropping-particle":"","family":"Bramono","given":"Diah S","non-dropping-particle":"","parse-names":false,"suffix":""},{"dropping-particle":"","family":"Murali","given":"Sadasivam","non-dropping-particle":"","parse-names":false,"suffix":""},{"dropping-particle":"","family":"Rai","given":"Bina","non-dropping-particle":"","parse-names":false,"suffix":""},{"dropping-particle":"","family":"Ling","given":"Ling","non-dropping-particle":"","parse-names":false,"suffix":""},{"dropping-particle":"","family":"Poh","given":"Wei Theng","non-dropping-particle":"","parse-names":false,"suffix":""},{"dropping-particle":"","family":"Lim","given":"Zophia Xuehui","non-dropping-particle":"","parse-names":false,"suffix":""},{"dropping-particle":"","family":"Stein","given":"Gary S","non-dropping-particle":"","parse-names":false,"suffix":""},{"dropping-particle":"","family":"Nurcombe","given":"Victor","non-dropping-particle":"","parse-names":false,"suffix":""},{"dropping-particle":"","family":"Wijnen","given":"Andre J","non-dropping-particle":"Van","parse-names":false,"suffix":""},{"dropping-particle":"","family":"Cool","given":"Simon M","non-dropping-particle":"","parse-names":false,"suffix":""}],"container-title":"Bone","id":"ITEM-1","issue":"4","issued":{"date-parts":[["2012"]]},"page":"954-964","publisher":"Elsevier","title":"Bone marrow-derived heparan sulfate potentiates the osteogenic activity of bone morphogenetic protein-2 (BMP-2)","type":"article-journal","volume":"50"},"uris":["http://www.mendeley.com/documents/?uuid=d9c2e79b-ad30-47b4-b491-59c1870088f0"]}],"mendeley":{"formattedCitation":"[75]","plainTextFormattedCitation":"[75]","previouslyFormattedCitation":"[75]"},"properties":{"noteIndex":0},"schema":"https://github.com/citation-style-language/schema/raw/master/csl-citation.json"}</w:instrText>
      </w:r>
      <w:r>
        <w:fldChar w:fldCharType="separate"/>
      </w:r>
      <w:r w:rsidR="00871E63" w:rsidRPr="00871E63">
        <w:rPr>
          <w:noProof/>
        </w:rPr>
        <w:t>[75]</w:t>
      </w:r>
      <w:r>
        <w:fldChar w:fldCharType="end"/>
      </w:r>
      <w:r>
        <w:t xml:space="preserve"> </w:t>
      </w:r>
      <w:r>
        <w:fldChar w:fldCharType="begin" w:fldLock="1"/>
      </w:r>
      <w:r w:rsidR="003A0663">
        <w:instrText>ADDIN CSL_CITATION {"citationItems":[{"id":"ITEM-1","itemData":{"DOI":"10.1006/jtbi.2001.2372","ISSN":"00225193","abstract":"During fracture healing, multipotential stem cells differentiate into specialized cells responsible for producing the different tissues involved in the bone regeneration process. This cell differentiation has been shown to be regulated by locally expressed growth factors. The details of their regulatory mechanisms need to be understood. In this work, we present a two-dimensional mathematical model of the bone healing process for moderate fracture gap sizes and fracture stability. The inflammatory and tissue regeneration stages of healing are simulated by modeling mesenchymal cell migration; mesenchymal cell, chondrocyte and osteoblast proliferation and differentiation, and extracellular matrix synthesis and degradation over time. The effects of two generic growth factors on cell differentiation are based on the experimentally studied chondrogenic and osteogenic effects of bone morphogenetic proteins-2 and 4 and transforming growth factor-β-1, respectively. The model successfully simulates the progression of healing and predicts that the rate of osteogenic growth factor production by osteoblasts and the duration of the initial release of growth factors upon injury are particularly important parameters for complete ossification and successful healing. This temporo-spatial model of fracture healing is the first model to consider the effects of growth factors. It will help us understand the regulatory mechanisms involved in bone regeneration and provides a mathematical framework with which to design experiments and understand pathological conditions. © 2001 Academic Press.","author":[{"dropping-particle":"","family":"Bailón-Plaza","given":"Alicia","non-dropping-particle":"","parse-names":false,"suffix":""},{"dropping-particle":"","family":"Meulen","given":"Marjolein C.H.","non-dropping-particle":"Van Der","parse-names":false,"suffix":""}],"container-title":"Journal of Theoretical Biology","id":"ITEM-1","issue":"2","issued":{"date-parts":[["2001"]]},"page":"191-209","title":"A mathematical framework to study the effects of growth factor influences on fracture healing","type":"article-journal","volume":"212"},"uris":["http://www.mendeley.com/documents/?uuid=5738ad96-bb5e-42b1-822a-5f76cffa0dd8"]}],"mendeley":{"formattedCitation":"[73]","plainTextFormattedCitation":"[73]","previouslyFormattedCitation":"[73]"},"properties":{"noteIndex":0},"schema":"https://github.com/citation-style-language/schema/raw/master/csl-citation.json"}</w:instrText>
      </w:r>
      <w:r>
        <w:fldChar w:fldCharType="separate"/>
      </w:r>
      <w:r w:rsidR="00871E63" w:rsidRPr="00871E63">
        <w:rPr>
          <w:noProof/>
        </w:rPr>
        <w:t>[73]</w:t>
      </w:r>
      <w:r>
        <w:fldChar w:fldCharType="end"/>
      </w:r>
      <w:r>
        <w:t xml:space="preserve">. </w:t>
      </w:r>
      <w:r>
        <w:rPr>
          <w:lang w:val="en-US"/>
        </w:rPr>
        <w:t xml:space="preserve">The described partial differential equation is solved at each time step of the simulation by receiving the initial </w:t>
      </w:r>
      <w:r w:rsidR="0051705B">
        <w:rPr>
          <w:lang w:val="en-US"/>
        </w:rPr>
        <w:t>density of the growth factors within the patches</w:t>
      </w:r>
      <w:r>
        <w:rPr>
          <w:lang w:val="en-US"/>
        </w:rPr>
        <w:t xml:space="preserve"> </w:t>
      </w:r>
      <w:r w:rsidR="0051705B">
        <w:rPr>
          <w:lang w:val="en-US"/>
        </w:rPr>
        <w:t>of</w:t>
      </w:r>
      <w:r>
        <w:rPr>
          <w:lang w:val="en-US"/>
        </w:rPr>
        <w:t xml:space="preserve"> the agent-based model. A step of 0.</w:t>
      </w:r>
      <w:r w:rsidR="00F37C72">
        <w:rPr>
          <w:lang w:val="en-US"/>
        </w:rPr>
        <w:t>05</w:t>
      </w:r>
      <w:r>
        <w:rPr>
          <w:lang w:val="en-US"/>
        </w:rPr>
        <w:t xml:space="preserve"> hours is used for time marching. </w:t>
      </w:r>
      <w:proofErr w:type="spellStart"/>
      <w:r w:rsidR="00D221B1">
        <w:rPr>
          <w:lang w:val="en-US"/>
        </w:rPr>
        <w:t>FiPy</w:t>
      </w:r>
      <w:proofErr w:type="spellEnd"/>
      <w:r w:rsidR="00D221B1">
        <w:rPr>
          <w:lang w:val="en-US"/>
        </w:rPr>
        <w:t xml:space="preserve"> </w:t>
      </w:r>
      <w:r w:rsidR="00D221B1">
        <w:rPr>
          <w:lang w:val="en-US"/>
        </w:rPr>
        <w:fldChar w:fldCharType="begin" w:fldLock="1"/>
      </w:r>
      <w:r w:rsidR="003A0663">
        <w:rPr>
          <w:lang w:val="en-US"/>
        </w:rPr>
        <w:instrText>ADDIN CSL_CITATION {"citationItems":[{"id":"ITEM-1","itemData":{"DOI":"10.1109/MCSE.2009.52","author":[{"dropping-particle":"","family":"Guyer","given":"Jonathan E","non-dropping-particle":"","parse-names":false,"suffix":""},{"dropping-particle":"","family":"Wheeler","given":"Daniel","non-dropping-particle":"","parse-names":false,"suffix":""},{"dropping-particle":"","family":"Warren","given":"James A","non-dropping-particle":"","parse-names":false,"suffix":""}],"container-title":"Computing in Science &amp; Engineering","id":"ITEM-1","issue":"3","issued":{"date-parts":[["2009"]]},"page":"6-15","publisher":"IEEE","title":"FiPy: Partial Differential Equations with Python","type":"article-journal","volume":"11"},"uris":["http://www.mendeley.com/documents/?uuid=79e6f59a-a009-4f17-9778-80c14d9928ed"]}],"mendeley":{"formattedCitation":"[76]","plainTextFormattedCitation":"[76]","previouslyFormattedCitation":"[76]"},"properties":{"noteIndex":0},"schema":"https://github.com/citation-style-language/schema/raw/master/csl-citation.json"}</w:instrText>
      </w:r>
      <w:r w:rsidR="00D221B1">
        <w:rPr>
          <w:lang w:val="en-US"/>
        </w:rPr>
        <w:fldChar w:fldCharType="separate"/>
      </w:r>
      <w:r w:rsidR="00871E63" w:rsidRPr="00871E63">
        <w:rPr>
          <w:noProof/>
          <w:lang w:val="en-US"/>
        </w:rPr>
        <w:t>[76]</w:t>
      </w:r>
      <w:r w:rsidR="00D221B1">
        <w:rPr>
          <w:lang w:val="en-US"/>
        </w:rPr>
        <w:fldChar w:fldCharType="end"/>
      </w:r>
      <w:r w:rsidR="00D221B1">
        <w:rPr>
          <w:lang w:val="en-US"/>
        </w:rPr>
        <w:t xml:space="preserve"> is used for the implementation of the growth factor model.</w:t>
      </w:r>
    </w:p>
    <w:p w14:paraId="4DA4FADF" w14:textId="49018382" w:rsidR="00CD5D55" w:rsidRDefault="0031483A" w:rsidP="004F2D87">
      <w:pPr>
        <w:pStyle w:val="Heading2"/>
        <w:rPr>
          <w:lang w:val="en-US"/>
        </w:rPr>
      </w:pPr>
      <w:r>
        <w:rPr>
          <w:lang w:val="en-US"/>
        </w:rPr>
        <w:t>Empirical data</w:t>
      </w:r>
    </w:p>
    <w:p w14:paraId="7FB34451" w14:textId="707E779B" w:rsidR="00CD5D55" w:rsidRPr="00E20D87" w:rsidRDefault="00CD5D55" w:rsidP="00E20D87">
      <w:pPr>
        <w:rPr>
          <w:noProof/>
          <w:color w:val="000000"/>
          <w:lang w:val="en-US"/>
        </w:rPr>
      </w:pPr>
      <w:r>
        <w:t xml:space="preserve">The data obtained from three sets of cell culture experiments </w:t>
      </w:r>
      <w:r w:rsidR="007B45B6">
        <w:t>summarized</w:t>
      </w:r>
      <w:r>
        <w:t xml:space="preserve"> in</w:t>
      </w:r>
      <w:r w:rsidRPr="009F748F">
        <w:rPr>
          <w:color w:val="000000"/>
          <w:lang w:val="en-US"/>
        </w:rPr>
        <w:t xml:space="preserve"> </w:t>
      </w:r>
      <w:r>
        <w:rPr>
          <w:color w:val="000000"/>
          <w:lang w:val="en-US"/>
        </w:rPr>
        <w:fldChar w:fldCharType="begin"/>
      </w:r>
      <w:r>
        <w:rPr>
          <w:color w:val="000000"/>
          <w:lang w:val="en-US"/>
        </w:rPr>
        <w:instrText xml:space="preserve"> REF _Ref54267431 \h </w:instrText>
      </w:r>
      <w:r>
        <w:rPr>
          <w:color w:val="000000"/>
          <w:lang w:val="en-US"/>
        </w:rPr>
      </w:r>
      <w:r>
        <w:rPr>
          <w:color w:val="000000"/>
          <w:lang w:val="en-US"/>
        </w:rPr>
        <w:fldChar w:fldCharType="separate"/>
      </w:r>
      <w:r w:rsidR="00537D29">
        <w:t xml:space="preserve">Table </w:t>
      </w:r>
      <w:r w:rsidR="00537D29">
        <w:rPr>
          <w:noProof/>
        </w:rPr>
        <w:t>2</w:t>
      </w:r>
      <w:r>
        <w:rPr>
          <w:color w:val="000000"/>
          <w:lang w:val="en-US"/>
        </w:rPr>
        <w:fldChar w:fldCharType="end"/>
      </w:r>
      <w:r>
        <w:rPr>
          <w:color w:val="000000"/>
          <w:lang w:val="en-US"/>
        </w:rPr>
        <w:t xml:space="preserve"> are used to evaluate the current computer model.</w:t>
      </w:r>
      <w:r>
        <w:t xml:space="preserve"> Study 1 examines the effect of five different </w:t>
      </w:r>
      <w:r w:rsidR="005662C8">
        <w:t>Mg</w:t>
      </w:r>
      <w:r w:rsidR="005662C8">
        <w:rPr>
          <w:vertAlign w:val="superscript"/>
        </w:rPr>
        <w:t xml:space="preserve">2+ </w:t>
      </w:r>
      <w:r w:rsidR="005662C8">
        <w:t>ions</w:t>
      </w:r>
      <w:r>
        <w:t xml:space="preserve"> concentrations on cell population by measuring two parameters of live cell count and viability </w:t>
      </w:r>
      <w:r w:rsidR="00F37C72" w:rsidRPr="00845760">
        <w:rPr>
          <w:rFonts w:ascii="Times New Roman" w:hAnsi="Times New Roman" w:cs="Times New Roman"/>
          <w:color w:val="000000"/>
          <w:sz w:val="20"/>
          <w:szCs w:val="20"/>
          <w:lang w:val="de-DE"/>
        </w:rPr>
        <w:fldChar w:fldCharType="begin" w:fldLock="1"/>
      </w:r>
      <w:r w:rsidR="003A0663">
        <w:rPr>
          <w:rFonts w:ascii="Times New Roman" w:hAnsi="Times New Roman" w:cs="Times New Roman"/>
          <w:color w:val="000000"/>
          <w:sz w:val="20"/>
          <w:szCs w:val="20"/>
          <w:lang w:val="en-US"/>
        </w:rPr>
        <w:instrText>ADDIN CSL_CITATION {"citationItems":[{"id":"ITEM-1","itemData":{"author":[{"dropping-particle":"","family":"Martinez-Sanchez","given":"Adela Helvia","non-dropping-particle":"","parse-names":false,"suffix":""}],"id":"ITEM-1","issued":{"date-parts":[["2017"]]},"title":"Cell reactions to the degradation of Mg-based materials: chondrogenic differentiation","type":"article-journal"},"uris":["http://www.mendeley.com/documents/?uuid=be4bc462-afc9-4005-92d5-c7143c334bc6"]}],"mendeley":{"formattedCitation":"[77]","plainTextFormattedCitation":"[77]","previouslyFormattedCitation":"[77]"},"properties":{"noteIndex":0},"schema":"https://github.com/citation-style-language/schema/raw/master/csl-citation.json"}</w:instrText>
      </w:r>
      <w:r w:rsidR="00F37C72" w:rsidRPr="00845760">
        <w:rPr>
          <w:rFonts w:ascii="Times New Roman" w:hAnsi="Times New Roman" w:cs="Times New Roman"/>
          <w:color w:val="000000"/>
          <w:sz w:val="20"/>
          <w:szCs w:val="20"/>
          <w:lang w:val="de-DE"/>
        </w:rPr>
        <w:fldChar w:fldCharType="separate"/>
      </w:r>
      <w:r w:rsidR="00871E63" w:rsidRPr="00871E63">
        <w:rPr>
          <w:rFonts w:ascii="Times New Roman" w:hAnsi="Times New Roman" w:cs="Times New Roman"/>
          <w:noProof/>
          <w:color w:val="000000"/>
          <w:sz w:val="20"/>
          <w:szCs w:val="20"/>
          <w:lang w:val="en-US"/>
        </w:rPr>
        <w:t>[77]</w:t>
      </w:r>
      <w:r w:rsidR="00F37C72" w:rsidRPr="00845760">
        <w:rPr>
          <w:rFonts w:ascii="Times New Roman" w:hAnsi="Times New Roman" w:cs="Times New Roman"/>
          <w:color w:val="000000"/>
          <w:sz w:val="20"/>
          <w:szCs w:val="20"/>
          <w:lang w:val="de-DE"/>
        </w:rPr>
        <w:fldChar w:fldCharType="end"/>
      </w:r>
      <w:r>
        <w:t>. Study 2</w:t>
      </w:r>
      <w:r>
        <w:rPr>
          <w:color w:val="000000"/>
          <w:lang w:val="en-US"/>
        </w:rPr>
        <w:t xml:space="preserve"> focuses on the osteogenic differentiation process by measuring </w:t>
      </w:r>
      <w:ins w:id="55" w:author="Helmholz,  Heike" w:date="2021-03-08T10:18:00Z">
        <w:r w:rsidR="00CF5B82">
          <w:rPr>
            <w:color w:val="000000"/>
            <w:lang w:val="en-US"/>
          </w:rPr>
          <w:t xml:space="preserve">the expression of </w:t>
        </w:r>
      </w:ins>
      <w:r>
        <w:rPr>
          <w:color w:val="000000"/>
          <w:lang w:val="en-US"/>
        </w:rPr>
        <w:t xml:space="preserve">a wide range of </w:t>
      </w:r>
      <w:ins w:id="56" w:author="Helmholz,  Heike" w:date="2021-03-08T10:19:00Z">
        <w:r w:rsidR="00CF5B82">
          <w:rPr>
            <w:color w:val="000000"/>
            <w:lang w:val="en-US"/>
          </w:rPr>
          <w:t xml:space="preserve">genes and </w:t>
        </w:r>
      </w:ins>
      <w:r>
        <w:rPr>
          <w:color w:val="000000"/>
          <w:lang w:val="en-US"/>
        </w:rPr>
        <w:t xml:space="preserve">proteins </w:t>
      </w:r>
      <w:ins w:id="57" w:author="Helmholz,  Heike" w:date="2021-03-08T10:19:00Z">
        <w:r w:rsidR="00CF5B82">
          <w:rPr>
            <w:color w:val="000000"/>
            <w:lang w:val="en-US"/>
          </w:rPr>
          <w:t xml:space="preserve">as </w:t>
        </w:r>
      </w:ins>
      <w:del w:id="58" w:author="Helmholz,  Heike" w:date="2021-03-08T10:19:00Z">
        <w:r w:rsidDel="00CF5B82">
          <w:rPr>
            <w:color w:val="000000"/>
            <w:lang w:val="en-US"/>
          </w:rPr>
          <w:delText xml:space="preserve">and </w:delText>
        </w:r>
      </w:del>
      <w:r>
        <w:rPr>
          <w:color w:val="000000"/>
          <w:lang w:val="en-US"/>
        </w:rPr>
        <w:t xml:space="preserve">biomarkers </w:t>
      </w:r>
      <w:ins w:id="59" w:author="Helmholz,  Heike" w:date="2021-03-08T10:19:00Z">
        <w:r w:rsidR="00CF5B82">
          <w:rPr>
            <w:color w:val="000000"/>
            <w:lang w:val="en-US"/>
          </w:rPr>
          <w:t xml:space="preserve">for differentiation </w:t>
        </w:r>
      </w:ins>
      <w:r>
        <w:rPr>
          <w:color w:val="000000"/>
          <w:lang w:val="en-US"/>
        </w:rPr>
        <w:t xml:space="preserve">at three time points of 7, 14, and 21 days as a response to two </w:t>
      </w:r>
      <w:r w:rsidR="007B45B6">
        <w:rPr>
          <w:color w:val="000000"/>
          <w:lang w:val="en-US"/>
        </w:rPr>
        <w:t xml:space="preserve">different </w:t>
      </w:r>
      <w:r>
        <w:rPr>
          <w:color w:val="000000"/>
          <w:lang w:val="en-US"/>
        </w:rPr>
        <w:t xml:space="preserve">concentrations of </w:t>
      </w:r>
      <w:r w:rsidR="005662C8">
        <w:t>Mg</w:t>
      </w:r>
      <w:r w:rsidR="005662C8">
        <w:rPr>
          <w:vertAlign w:val="superscript"/>
        </w:rPr>
        <w:t xml:space="preserve">2+ </w:t>
      </w:r>
      <w:r w:rsidR="005662C8">
        <w:rPr>
          <w:color w:val="000000"/>
          <w:lang w:val="en-US"/>
        </w:rPr>
        <w:t>ions</w:t>
      </w:r>
      <w:r>
        <w:rPr>
          <w:color w:val="000000"/>
          <w:lang w:val="en-US"/>
        </w:rPr>
        <w:t xml:space="preserve"> </w:t>
      </w:r>
      <w:r>
        <w:rPr>
          <w:color w:val="000000"/>
          <w:lang w:val="en-US"/>
        </w:rPr>
        <w:fldChar w:fldCharType="begin" w:fldLock="1"/>
      </w:r>
      <w:r w:rsidR="008D577D">
        <w:rPr>
          <w:color w:val="000000"/>
          <w:lang w:val="en-US"/>
        </w:rPr>
        <w:instrText>ADDIN CSL_CITATION {"citationItems":[{"id":"ITEM-1","itemData":{"DOI":"10.1016/j.gene.2015.08.028","ISSN":"18790038","abstract":"The unique properties of magnesium (Mg) and its alloys that combine favourable mechanical properties, biocompatibility, and biodegradability, which until now have been restricted primarily to polymers, justify its study in the field of implantology. Previous in vivo studies have underlined the possible osteoconductive effects of Mg-based metals, and several in vitro studies have highlighted positive effects of Mg-enriched biomaterials. However, although the observed biological activity of magnesium is intriguing, it remains largely unexplored. Furthermore, due to increased regulations, the introduction of new implants on the market must be accompanied by thorough mechanistic understanding. Therefore, to mimic the in vivo effects of the degradation of Mg-based implants on mesenchymal stem cell differentiation during bone remodelling, non-haematopoietic multipotent foetal progenitor cells, i.e., human umbilical cord perivascular cells (HUCPV), were cultured for up to three weeks with or without osteoblastic differentiating media and with or without magnesium extract (approximately 5. mM). To partially unveil the mechanism or to select paths for further investigation, a very broad selection of genes was chosen (e.g., those involved in osmolality sensing). Several classical bone markers were also studied at the gene and protein levels. The data suggest that Mg extract alone potentiates cell proliferation or delays the natural fate of maturation/differentiation. However, when the cells are driven toward osteoblastic differentiation, the effect of the Mg extract becomes much more complex, positively or negatively influencing differentiation via various pathways. These preliminary results confirm the choice of the various parameters utilised here and highzlight the importance of further studies.","author":[{"dropping-particle":"","family":"Luthringer","given":"Bérengère J.C.","non-dropping-particle":"","parse-names":false,"suffix":""},{"dropping-particle":"","family":"Willumeit-Römer","given":"Regine","non-dropping-particle":"","parse-names":false,"suffix":""}],"container-title":"Gene","id":"ITEM-1","issue":"1","issued":{"date-parts":[["2016"]]},"page":"9-20","publisher":"Elsevier B.V.","title":"Effects of magnesium degradation products on mesenchymal stem cell fate and osteoblastogenesis","type":"article-journal","volume":"575"},"uris":["http://www.mendeley.com/documents/?uuid=0a9e5724-b2a8-4cd3-9d75-dee948b14a35"]}],"mendeley":{"formattedCitation":"[40]","plainTextFormattedCitation":"[40]","previouslyFormattedCitation":"[40]"},"properties":{"noteIndex":0},"schema":"https://github.com/citation-style-language/schema/raw/master/csl-citation.json"}</w:instrText>
      </w:r>
      <w:r>
        <w:rPr>
          <w:color w:val="000000"/>
          <w:lang w:val="en-US"/>
        </w:rPr>
        <w:fldChar w:fldCharType="separate"/>
      </w:r>
      <w:r w:rsidR="008D577D" w:rsidRPr="008D577D">
        <w:rPr>
          <w:noProof/>
          <w:color w:val="000000"/>
          <w:lang w:val="en-US"/>
        </w:rPr>
        <w:t>[40]</w:t>
      </w:r>
      <w:r>
        <w:rPr>
          <w:color w:val="000000"/>
          <w:lang w:val="en-US"/>
        </w:rPr>
        <w:fldChar w:fldCharType="end"/>
      </w:r>
      <w:r>
        <w:rPr>
          <w:color w:val="000000"/>
          <w:lang w:val="en-US"/>
        </w:rPr>
        <w:t>. Study 3 reports live cell count at three time points of 3,</w:t>
      </w:r>
      <w:r w:rsidR="007B45B6">
        <w:rPr>
          <w:color w:val="000000"/>
          <w:lang w:val="en-US"/>
        </w:rPr>
        <w:t xml:space="preserve"> </w:t>
      </w:r>
      <w:r>
        <w:rPr>
          <w:color w:val="000000"/>
          <w:lang w:val="en-US"/>
        </w:rPr>
        <w:t xml:space="preserve">6, and 9 days for four different </w:t>
      </w:r>
      <w:r w:rsidR="005662C8">
        <w:t>Mg</w:t>
      </w:r>
      <w:r w:rsidR="005662C8">
        <w:rPr>
          <w:vertAlign w:val="superscript"/>
        </w:rPr>
        <w:t xml:space="preserve">2+ </w:t>
      </w:r>
      <w:r w:rsidR="005662C8">
        <w:rPr>
          <w:color w:val="000000"/>
          <w:lang w:val="en-US"/>
        </w:rPr>
        <w:t>ions</w:t>
      </w:r>
      <w:r>
        <w:rPr>
          <w:color w:val="000000"/>
          <w:lang w:val="en-US"/>
        </w:rPr>
        <w:t xml:space="preserve"> concentrations </w:t>
      </w:r>
      <w:r w:rsidR="00F37C72" w:rsidRPr="00845760">
        <w:rPr>
          <w:rFonts w:ascii="Times New Roman" w:hAnsi="Times New Roman" w:cs="Times New Roman"/>
          <w:color w:val="000000"/>
          <w:sz w:val="20"/>
          <w:szCs w:val="20"/>
          <w:lang w:val="en-US"/>
        </w:rPr>
        <w:fldChar w:fldCharType="begin" w:fldLock="1"/>
      </w:r>
      <w:r w:rsidR="003A0663">
        <w:rPr>
          <w:rFonts w:ascii="Times New Roman" w:hAnsi="Times New Roman" w:cs="Times New Roman"/>
          <w:color w:val="000000"/>
          <w:sz w:val="20"/>
          <w:szCs w:val="20"/>
          <w:lang w:val="en-US"/>
        </w:rPr>
        <w:instrText>ADDIN CSL_CITATION {"citationItems":[{"id":"ITEM-1","itemData":{"DOI":"10.1016/j.actbio.2019.02.018","author":[{"dropping-particle":"","family":"Xu","given":"Lei","non-dropping-particle":"","parse-names":false,"suffix":""},{"dropping-particle":"","family":"Willumeit-römer","given":"Regine","non-dropping-particle":"","parse-names":false,"suffix":""},{"dropping-particle":"","family":"Luthringer-feyerabend","given":"Bérengère J C","non-dropping-particle":"","parse-names":false,"suffix":""}],"id":"ITEM-1","issued":{"date-parts":[["2019"]]},"page":"269-283","title":"Effect of magnesium-degradation products and hypoxia on the angiogenesis of human umbilical vein endothelial cells","type":"article-journal","volume":"98"},"uris":["http://www.mendeley.com/documents/?uuid=9992e116-e994-4793-b11e-0795750e735c"]},{"id":"ITEM-2","itemData":{"DOI":"10.1016/j.actbio.2019.10.018","author":[{"dropping-particle":"","family":"Xu","given":"Lei","non-dropping-particle":"","parse-names":false,"suffix":""},{"dropping-particle":"","family":"Willumeit-römer","given":"Regine","non-dropping-particle":"","parse-names":false,"suffix":""},{"dropping-particle":"","family":"Luthringer-feyerabend","given":"Bérengère","non-dropping-particle":"","parse-names":false,"suffix":""}],"id":"ITEM-2","issued":{"date-parts":[["2020"]]},"page":"624-636","publisher":"Elsevier Ltd","title":"Hypoxia influences the effects of magnesium degradation products on the interactions between endothelial and mesenchymal stem cells","type":"article-journal","volume":"101"},"uris":["http://www.mendeley.com/documents/?uuid=4bca710c-85f6-446f-9833-bfe9177141ea"]}],"mendeley":{"formattedCitation":"[78], [79]","plainTextFormattedCitation":"[78], [79]","previouslyFormattedCitation":"[78], [79]"},"properties":{"noteIndex":0},"schema":"https://github.com/citation-style-language/schema/raw/master/csl-citation.json"}</w:instrText>
      </w:r>
      <w:r w:rsidR="00F37C72" w:rsidRPr="00845760">
        <w:rPr>
          <w:rFonts w:ascii="Times New Roman" w:hAnsi="Times New Roman" w:cs="Times New Roman"/>
          <w:color w:val="000000"/>
          <w:sz w:val="20"/>
          <w:szCs w:val="20"/>
          <w:lang w:val="en-US"/>
        </w:rPr>
        <w:fldChar w:fldCharType="separate"/>
      </w:r>
      <w:r w:rsidR="00871E63" w:rsidRPr="00871E63">
        <w:rPr>
          <w:rFonts w:ascii="Times New Roman" w:hAnsi="Times New Roman" w:cs="Times New Roman"/>
          <w:noProof/>
          <w:color w:val="000000"/>
          <w:sz w:val="20"/>
          <w:szCs w:val="20"/>
          <w:lang w:val="en-US"/>
        </w:rPr>
        <w:t>[78], [79]</w:t>
      </w:r>
      <w:r w:rsidR="00F37C72" w:rsidRPr="00845760">
        <w:rPr>
          <w:rFonts w:ascii="Times New Roman" w:hAnsi="Times New Roman" w:cs="Times New Roman"/>
          <w:color w:val="000000"/>
          <w:sz w:val="20"/>
          <w:szCs w:val="20"/>
          <w:lang w:val="en-US"/>
        </w:rPr>
        <w:fldChar w:fldCharType="end"/>
      </w:r>
      <w:r>
        <w:rPr>
          <w:noProof/>
          <w:color w:val="000000"/>
          <w:lang w:val="en-US"/>
        </w:rPr>
        <w:t xml:space="preserve">. </w:t>
      </w:r>
      <w:r w:rsidR="00E20D87">
        <w:rPr>
          <w:noProof/>
          <w:color w:val="000000"/>
          <w:lang w:val="en-US"/>
        </w:rPr>
        <w:t xml:space="preserve">The combined data provided 33 experimental measurements and 72 data points. </w:t>
      </w:r>
      <w:r>
        <w:t>All experiments were conducted with human umbilical cord perivascular (HUCPV)</w:t>
      </w:r>
      <w:ins w:id="60" w:author="Helmholz,  Heike" w:date="2021-03-08T10:19:00Z">
        <w:r w:rsidR="00CF5B82">
          <w:t xml:space="preserve"> cells</w:t>
        </w:r>
      </w:ins>
      <w:r>
        <w:t xml:space="preserve">. In principle, the HUCPV </w:t>
      </w:r>
      <w:ins w:id="61" w:author="Helmholz,  Heike" w:date="2021-03-08T10:20:00Z">
        <w:r w:rsidR="00CF5B82">
          <w:t xml:space="preserve">cells </w:t>
        </w:r>
      </w:ins>
      <w:r>
        <w:t xml:space="preserve">of </w:t>
      </w:r>
      <w:ins w:id="62" w:author="Helmholz,  Heike" w:date="2021-03-08T10:20:00Z">
        <w:r w:rsidR="00CF5B82">
          <w:t xml:space="preserve">a </w:t>
        </w:r>
      </w:ins>
      <w:r>
        <w:t>continuous culture (passage three to five) were grown in α Minimal Essential Medium (MEM) with 15% stem cell Fetal Bovine Serum (</w:t>
      </w:r>
      <w:proofErr w:type="spellStart"/>
      <w:r>
        <w:t>scFBS</w:t>
      </w:r>
      <w:proofErr w:type="spellEnd"/>
      <w:r>
        <w:t>) under cell culture condition</w:t>
      </w:r>
      <w:ins w:id="63" w:author="Helmholz,  Heike" w:date="2021-03-08T10:20:00Z">
        <w:r w:rsidR="00CF5B82">
          <w:t>s</w:t>
        </w:r>
      </w:ins>
      <w:r>
        <w:t xml:space="preserve"> at 37°C, 5% CO2 and humidified atmosphere. The medium was changed every two to three days. </w:t>
      </w:r>
    </w:p>
    <w:p w14:paraId="1B50E651" w14:textId="1F1E2181" w:rsidR="00CD5D55" w:rsidRDefault="00CD5D55" w:rsidP="00CD5D55">
      <w:pPr>
        <w:pStyle w:val="Caption"/>
      </w:pPr>
      <w:bookmarkStart w:id="64" w:name="_Ref54267431"/>
      <w:r>
        <w:t xml:space="preserve">Table </w:t>
      </w:r>
      <w:fldSimple w:instr=" SEQ Table \* ARABIC ">
        <w:r w:rsidR="004069AB">
          <w:rPr>
            <w:noProof/>
          </w:rPr>
          <w:t>2</w:t>
        </w:r>
      </w:fldSimple>
      <w:bookmarkEnd w:id="64"/>
      <w:r>
        <w:t xml:space="preserve">: The summary of the specifications of the cell culture experiments. </w:t>
      </w:r>
    </w:p>
    <w:tbl>
      <w:tblPr>
        <w:tblStyle w:val="TableGrid"/>
        <w:tblpPr w:leftFromText="180" w:rightFromText="180" w:vertAnchor="text" w:tblpY="1"/>
        <w:tblOverlap w:val="never"/>
        <w:tblW w:w="9480" w:type="dxa"/>
        <w:tblLayout w:type="fixed"/>
        <w:tblLook w:val="04A0" w:firstRow="1" w:lastRow="0" w:firstColumn="1" w:lastColumn="0" w:noHBand="0" w:noVBand="1"/>
      </w:tblPr>
      <w:tblGrid>
        <w:gridCol w:w="704"/>
        <w:gridCol w:w="1134"/>
        <w:gridCol w:w="1134"/>
        <w:gridCol w:w="1134"/>
        <w:gridCol w:w="851"/>
        <w:gridCol w:w="1417"/>
        <w:gridCol w:w="2458"/>
        <w:gridCol w:w="648"/>
      </w:tblGrid>
      <w:tr w:rsidR="00CD5D55" w:rsidRPr="00DC7918" w14:paraId="1D9C5611" w14:textId="77777777" w:rsidTr="003A0663">
        <w:trPr>
          <w:trHeight w:val="786"/>
        </w:trPr>
        <w:tc>
          <w:tcPr>
            <w:tcW w:w="704" w:type="dxa"/>
            <w:noWrap/>
            <w:vAlign w:val="center"/>
          </w:tcPr>
          <w:p w14:paraId="09A073E4" w14:textId="77777777" w:rsidR="00CD5D55" w:rsidRPr="00845760" w:rsidRDefault="00CD5D55" w:rsidP="003A0663">
            <w:pPr>
              <w:pStyle w:val="table"/>
              <w:jc w:val="center"/>
              <w:rPr>
                <w:rFonts w:ascii="Times New Roman" w:hAnsi="Times New Roman" w:cs="Times New Roman"/>
                <w:sz w:val="20"/>
                <w:szCs w:val="20"/>
              </w:rPr>
            </w:pPr>
            <w:r w:rsidRPr="00845760">
              <w:rPr>
                <w:rFonts w:ascii="Times New Roman" w:hAnsi="Times New Roman" w:cs="Times New Roman"/>
                <w:sz w:val="20"/>
                <w:szCs w:val="20"/>
              </w:rPr>
              <w:t>Study</w:t>
            </w:r>
          </w:p>
        </w:tc>
        <w:tc>
          <w:tcPr>
            <w:tcW w:w="1134" w:type="dxa"/>
            <w:vAlign w:val="center"/>
          </w:tcPr>
          <w:p w14:paraId="6B8AA9B9" w14:textId="6AE0D93A" w:rsidR="00CD5D55" w:rsidRPr="00845760" w:rsidRDefault="005662C8" w:rsidP="003A0663">
            <w:pPr>
              <w:pStyle w:val="table"/>
              <w:jc w:val="center"/>
              <w:rPr>
                <w:rFonts w:ascii="Times New Roman" w:hAnsi="Times New Roman" w:cs="Times New Roman"/>
                <w:sz w:val="20"/>
                <w:szCs w:val="20"/>
              </w:rPr>
            </w:pPr>
            <w:r>
              <w:t>Mg</w:t>
            </w:r>
            <w:r>
              <w:rPr>
                <w:vertAlign w:val="superscript"/>
              </w:rPr>
              <w:t xml:space="preserve">2+ </w:t>
            </w:r>
            <w:r>
              <w:rPr>
                <w:rFonts w:ascii="Times New Roman" w:hAnsi="Times New Roman" w:cs="Times New Roman"/>
                <w:sz w:val="20"/>
                <w:szCs w:val="20"/>
              </w:rPr>
              <w:t>ions</w:t>
            </w:r>
            <w:r w:rsidR="00845760">
              <w:rPr>
                <w:rFonts w:ascii="Times New Roman" w:hAnsi="Times New Roman" w:cs="Times New Roman"/>
                <w:sz w:val="20"/>
                <w:szCs w:val="20"/>
              </w:rPr>
              <w:t xml:space="preserve"> </w:t>
            </w:r>
            <w:r w:rsidR="00CD5D55" w:rsidRPr="00845760">
              <w:rPr>
                <w:rFonts w:ascii="Times New Roman" w:hAnsi="Times New Roman" w:cs="Times New Roman"/>
                <w:sz w:val="20"/>
                <w:szCs w:val="20"/>
              </w:rPr>
              <w:t>(mM)</w:t>
            </w:r>
          </w:p>
        </w:tc>
        <w:tc>
          <w:tcPr>
            <w:tcW w:w="1134" w:type="dxa"/>
            <w:noWrap/>
            <w:vAlign w:val="center"/>
          </w:tcPr>
          <w:p w14:paraId="22DACB96" w14:textId="77777777" w:rsidR="00845760" w:rsidRDefault="00CD5D55" w:rsidP="003A0663">
            <w:pPr>
              <w:pStyle w:val="table"/>
              <w:jc w:val="center"/>
              <w:rPr>
                <w:rFonts w:ascii="Times New Roman" w:hAnsi="Times New Roman" w:cs="Times New Roman"/>
                <w:sz w:val="20"/>
                <w:szCs w:val="20"/>
              </w:rPr>
            </w:pPr>
            <w:r w:rsidRPr="00845760">
              <w:rPr>
                <w:rFonts w:ascii="Times New Roman" w:hAnsi="Times New Roman" w:cs="Times New Roman"/>
                <w:sz w:val="20"/>
                <w:szCs w:val="20"/>
              </w:rPr>
              <w:t xml:space="preserve">Cultured cells </w:t>
            </w:r>
          </w:p>
          <w:p w14:paraId="419E0B61" w14:textId="350E4E00" w:rsidR="00CD5D55" w:rsidRPr="00845760" w:rsidRDefault="00CD5D55" w:rsidP="003A0663">
            <w:pPr>
              <w:pStyle w:val="table"/>
              <w:jc w:val="center"/>
              <w:rPr>
                <w:rFonts w:ascii="Times New Roman" w:hAnsi="Times New Roman" w:cs="Times New Roman"/>
                <w:sz w:val="20"/>
                <w:szCs w:val="20"/>
              </w:rPr>
            </w:pPr>
            <w:r w:rsidRPr="00845760">
              <w:rPr>
                <w:rFonts w:ascii="Times New Roman" w:hAnsi="Times New Roman" w:cs="Times New Roman"/>
                <w:sz w:val="20"/>
                <w:szCs w:val="20"/>
              </w:rPr>
              <w:t>(</w:t>
            </w:r>
            <w:r w:rsidR="00B05320">
              <w:rPr>
                <w:rFonts w:ascii="Times New Roman" w:hAnsi="Times New Roman" w:cs="Times New Roman"/>
                <w:sz w:val="20"/>
                <w:szCs w:val="20"/>
              </w:rPr>
              <w:t>10</w:t>
            </w:r>
            <w:r w:rsidR="00B05320">
              <w:rPr>
                <w:rFonts w:ascii="Times New Roman" w:hAnsi="Times New Roman" w:cs="Times New Roman"/>
                <w:sz w:val="20"/>
                <w:szCs w:val="20"/>
                <w:vertAlign w:val="superscript"/>
              </w:rPr>
              <w:t>3</w:t>
            </w:r>
            <w:r w:rsidRPr="00845760">
              <w:rPr>
                <w:rFonts w:ascii="Times New Roman" w:hAnsi="Times New Roman" w:cs="Times New Roman"/>
                <w:sz w:val="20"/>
                <w:szCs w:val="20"/>
              </w:rPr>
              <w:t>)</w:t>
            </w:r>
          </w:p>
        </w:tc>
        <w:tc>
          <w:tcPr>
            <w:tcW w:w="1134" w:type="dxa"/>
            <w:noWrap/>
            <w:vAlign w:val="center"/>
          </w:tcPr>
          <w:p w14:paraId="672754BD" w14:textId="77777777" w:rsidR="00CD5D55" w:rsidRPr="00845760" w:rsidRDefault="00CD5D55" w:rsidP="003A0663">
            <w:pPr>
              <w:pStyle w:val="table"/>
              <w:jc w:val="center"/>
              <w:rPr>
                <w:rFonts w:ascii="Times New Roman" w:hAnsi="Times New Roman" w:cs="Times New Roman"/>
                <w:sz w:val="20"/>
                <w:szCs w:val="20"/>
              </w:rPr>
            </w:pPr>
            <w:r w:rsidRPr="00845760">
              <w:rPr>
                <w:rFonts w:ascii="Times New Roman" w:hAnsi="Times New Roman" w:cs="Times New Roman"/>
                <w:sz w:val="20"/>
                <w:szCs w:val="20"/>
              </w:rPr>
              <w:t>Initial confluence (%)</w:t>
            </w:r>
          </w:p>
        </w:tc>
        <w:tc>
          <w:tcPr>
            <w:tcW w:w="851" w:type="dxa"/>
            <w:vAlign w:val="center"/>
          </w:tcPr>
          <w:p w14:paraId="6AEAC1F5" w14:textId="6696E066" w:rsidR="00CD5D55" w:rsidRPr="00845760" w:rsidRDefault="00CD5D55" w:rsidP="003A0663">
            <w:pPr>
              <w:pStyle w:val="table"/>
              <w:jc w:val="center"/>
              <w:rPr>
                <w:rFonts w:ascii="Times New Roman" w:hAnsi="Times New Roman" w:cs="Times New Roman"/>
                <w:sz w:val="20"/>
                <w:szCs w:val="20"/>
              </w:rPr>
            </w:pPr>
            <w:r w:rsidRPr="00845760">
              <w:rPr>
                <w:rFonts w:ascii="Times New Roman" w:hAnsi="Times New Roman" w:cs="Times New Roman"/>
                <w:sz w:val="20"/>
                <w:szCs w:val="20"/>
              </w:rPr>
              <w:t>Culture surface (</w:t>
            </w:r>
            <w:r w:rsidR="00B05320">
              <w:rPr>
                <w:rFonts w:ascii="Times New Roman" w:hAnsi="Times New Roman" w:cs="Times New Roman"/>
                <w:sz w:val="20"/>
                <w:szCs w:val="20"/>
              </w:rPr>
              <w:t>cm</w:t>
            </w:r>
            <w:r w:rsidR="00B05320">
              <w:rPr>
                <w:rFonts w:ascii="Times New Roman" w:hAnsi="Times New Roman" w:cs="Times New Roman"/>
                <w:sz w:val="20"/>
                <w:szCs w:val="20"/>
                <w:vertAlign w:val="superscript"/>
              </w:rPr>
              <w:t>2</w:t>
            </w:r>
            <w:r w:rsidRPr="00845760">
              <w:rPr>
                <w:rFonts w:ascii="Times New Roman" w:hAnsi="Times New Roman" w:cs="Times New Roman"/>
                <w:sz w:val="20"/>
                <w:szCs w:val="20"/>
              </w:rPr>
              <w:t>)</w:t>
            </w:r>
          </w:p>
        </w:tc>
        <w:tc>
          <w:tcPr>
            <w:tcW w:w="1417" w:type="dxa"/>
            <w:vAlign w:val="center"/>
          </w:tcPr>
          <w:p w14:paraId="4B1FB20A" w14:textId="77777777" w:rsidR="00CD5D55" w:rsidRPr="00845760" w:rsidRDefault="00CD5D55" w:rsidP="003A0663">
            <w:pPr>
              <w:pStyle w:val="table"/>
              <w:jc w:val="center"/>
              <w:rPr>
                <w:rFonts w:ascii="Times New Roman" w:hAnsi="Times New Roman" w:cs="Times New Roman"/>
                <w:sz w:val="20"/>
                <w:szCs w:val="20"/>
              </w:rPr>
            </w:pPr>
            <w:r w:rsidRPr="00845760">
              <w:rPr>
                <w:rFonts w:ascii="Times New Roman" w:hAnsi="Times New Roman" w:cs="Times New Roman"/>
                <w:sz w:val="20"/>
                <w:szCs w:val="20"/>
              </w:rPr>
              <w:t>Measurement time points (day)</w:t>
            </w:r>
          </w:p>
        </w:tc>
        <w:tc>
          <w:tcPr>
            <w:tcW w:w="2458" w:type="dxa"/>
            <w:noWrap/>
            <w:vAlign w:val="center"/>
          </w:tcPr>
          <w:p w14:paraId="19FE01FA" w14:textId="00789B9C" w:rsidR="00CD5D55" w:rsidRPr="00845760" w:rsidRDefault="007B45B6" w:rsidP="003A0663">
            <w:pPr>
              <w:pStyle w:val="table"/>
              <w:jc w:val="center"/>
              <w:rPr>
                <w:rFonts w:ascii="Times New Roman" w:hAnsi="Times New Roman" w:cs="Times New Roman"/>
                <w:sz w:val="20"/>
                <w:szCs w:val="20"/>
              </w:rPr>
            </w:pPr>
            <w:r w:rsidRPr="00845760">
              <w:rPr>
                <w:rFonts w:ascii="Times New Roman" w:hAnsi="Times New Roman" w:cs="Times New Roman"/>
                <w:sz w:val="20"/>
                <w:szCs w:val="20"/>
              </w:rPr>
              <w:t>Measurements</w:t>
            </w:r>
          </w:p>
        </w:tc>
        <w:tc>
          <w:tcPr>
            <w:tcW w:w="648" w:type="dxa"/>
            <w:vAlign w:val="center"/>
          </w:tcPr>
          <w:p w14:paraId="409E8D37" w14:textId="77777777" w:rsidR="00CD5D55" w:rsidRPr="00845760" w:rsidRDefault="00CD5D55" w:rsidP="003A0663">
            <w:pPr>
              <w:pStyle w:val="table"/>
              <w:jc w:val="center"/>
              <w:rPr>
                <w:rFonts w:ascii="Times New Roman" w:hAnsi="Times New Roman" w:cs="Times New Roman"/>
                <w:sz w:val="20"/>
                <w:szCs w:val="20"/>
              </w:rPr>
            </w:pPr>
            <w:r w:rsidRPr="00845760">
              <w:rPr>
                <w:rFonts w:ascii="Times New Roman" w:hAnsi="Times New Roman" w:cs="Times New Roman"/>
                <w:sz w:val="20"/>
                <w:szCs w:val="20"/>
              </w:rPr>
              <w:t>Ref.</w:t>
            </w:r>
          </w:p>
        </w:tc>
      </w:tr>
      <w:tr w:rsidR="007B45B6" w:rsidRPr="00DC7918" w14:paraId="1A0E647F" w14:textId="77777777" w:rsidTr="003A0663">
        <w:trPr>
          <w:trHeight w:val="1314"/>
        </w:trPr>
        <w:tc>
          <w:tcPr>
            <w:tcW w:w="704" w:type="dxa"/>
            <w:noWrap/>
            <w:vAlign w:val="center"/>
          </w:tcPr>
          <w:p w14:paraId="119E90E9" w14:textId="77777777"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en-US"/>
              </w:rPr>
              <w:t>1</w:t>
            </w:r>
          </w:p>
        </w:tc>
        <w:tc>
          <w:tcPr>
            <w:tcW w:w="1134" w:type="dxa"/>
            <w:vAlign w:val="center"/>
          </w:tcPr>
          <w:p w14:paraId="0AA52EA3" w14:textId="2515818B" w:rsidR="007B45B6" w:rsidRPr="00845760" w:rsidRDefault="00C92E54" w:rsidP="003A0663">
            <w:pPr>
              <w:pStyle w:val="table"/>
              <w:jc w:val="center"/>
              <w:rPr>
                <w:rFonts w:ascii="Times New Roman" w:hAnsi="Times New Roman" w:cs="Times New Roman"/>
                <w:color w:val="000000"/>
                <w:sz w:val="20"/>
                <w:szCs w:val="20"/>
                <w:lang w:val="de-DE"/>
              </w:rPr>
            </w:pPr>
            <w:r>
              <w:rPr>
                <w:rFonts w:ascii="Times New Roman" w:hAnsi="Times New Roman" w:cs="Times New Roman"/>
                <w:color w:val="000000"/>
                <w:sz w:val="20"/>
                <w:szCs w:val="20"/>
                <w:lang w:val="de-DE"/>
              </w:rPr>
              <w:t>0.8</w:t>
            </w:r>
            <w:r w:rsidR="002D55E3">
              <w:rPr>
                <w:rFonts w:ascii="Times New Roman" w:hAnsi="Times New Roman" w:cs="Times New Roman"/>
                <w:color w:val="000000"/>
                <w:sz w:val="20"/>
                <w:szCs w:val="20"/>
                <w:lang w:val="de-DE"/>
              </w:rPr>
              <w:t>0</w:t>
            </w:r>
            <w:r w:rsidR="007B45B6" w:rsidRPr="00845760">
              <w:rPr>
                <w:rFonts w:ascii="Times New Roman" w:hAnsi="Times New Roman" w:cs="Times New Roman"/>
                <w:color w:val="000000"/>
                <w:sz w:val="20"/>
                <w:szCs w:val="20"/>
                <w:lang w:val="de-DE"/>
              </w:rPr>
              <w:t>,</w:t>
            </w:r>
          </w:p>
          <w:p w14:paraId="44B5C51F" w14:textId="3EB92EC6"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3.04,</w:t>
            </w:r>
          </w:p>
          <w:p w14:paraId="5EE36916" w14:textId="6144279C"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6.08,</w:t>
            </w:r>
          </w:p>
          <w:p w14:paraId="38578F0F" w14:textId="0EB08908"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12.16,</w:t>
            </w:r>
          </w:p>
          <w:p w14:paraId="0B2A001B" w14:textId="45177289"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60.8</w:t>
            </w:r>
            <w:r w:rsidR="002D55E3">
              <w:rPr>
                <w:rFonts w:ascii="Times New Roman" w:hAnsi="Times New Roman" w:cs="Times New Roman"/>
                <w:color w:val="000000"/>
                <w:sz w:val="20"/>
                <w:szCs w:val="20"/>
                <w:lang w:val="de-DE"/>
              </w:rPr>
              <w:t>0</w:t>
            </w:r>
          </w:p>
        </w:tc>
        <w:tc>
          <w:tcPr>
            <w:tcW w:w="1134" w:type="dxa"/>
            <w:noWrap/>
            <w:vAlign w:val="center"/>
            <w:hideMark/>
          </w:tcPr>
          <w:p w14:paraId="6552CDE5" w14:textId="77777777"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10</w:t>
            </w:r>
          </w:p>
        </w:tc>
        <w:tc>
          <w:tcPr>
            <w:tcW w:w="1134" w:type="dxa"/>
            <w:noWrap/>
            <w:vAlign w:val="center"/>
            <w:hideMark/>
          </w:tcPr>
          <w:p w14:paraId="34B1ABF9" w14:textId="77777777"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20</w:t>
            </w:r>
          </w:p>
        </w:tc>
        <w:tc>
          <w:tcPr>
            <w:tcW w:w="851" w:type="dxa"/>
            <w:vAlign w:val="center"/>
          </w:tcPr>
          <w:p w14:paraId="1F1F4ADF" w14:textId="77777777"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3.65</w:t>
            </w:r>
          </w:p>
        </w:tc>
        <w:tc>
          <w:tcPr>
            <w:tcW w:w="1417" w:type="dxa"/>
            <w:vAlign w:val="center"/>
          </w:tcPr>
          <w:p w14:paraId="0E881792" w14:textId="77777777"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1, 2, 3</w:t>
            </w:r>
          </w:p>
        </w:tc>
        <w:tc>
          <w:tcPr>
            <w:tcW w:w="2458" w:type="dxa"/>
            <w:noWrap/>
            <w:vAlign w:val="center"/>
          </w:tcPr>
          <w:p w14:paraId="15FCE541" w14:textId="77777777"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live cell count, viability</w:t>
            </w:r>
          </w:p>
        </w:tc>
        <w:tc>
          <w:tcPr>
            <w:tcW w:w="648" w:type="dxa"/>
            <w:vAlign w:val="center"/>
          </w:tcPr>
          <w:p w14:paraId="21F39E58" w14:textId="447CDC7A"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fldChar w:fldCharType="begin" w:fldLock="1"/>
            </w:r>
            <w:r w:rsidR="003A0663">
              <w:rPr>
                <w:rFonts w:ascii="Times New Roman" w:hAnsi="Times New Roman" w:cs="Times New Roman"/>
                <w:color w:val="000000"/>
                <w:sz w:val="20"/>
                <w:szCs w:val="20"/>
                <w:lang w:val="en-US"/>
              </w:rPr>
              <w:instrText>ADDIN CSL_CITATION {"citationItems":[{"id":"ITEM-1","itemData":{"author":[{"dropping-particle":"","family":"Martinez-Sanchez","given":"Adela Helvia","non-dropping-particle":"","parse-names":false,"suffix":""}],"id":"ITEM-1","issued":{"date-parts":[["2017"]]},"title":"Cell reactions to the degradation of Mg-based materials: chondrogenic differentiation","type":"article-journal"},"uris":["http://www.mendeley.com/documents/?uuid=be4bc462-afc9-4005-92d5-c7143c334bc6"]}],"mendeley":{"formattedCitation":"[77]","plainTextFormattedCitation":"[77]","previouslyFormattedCitation":"[77]"},"properties":{"noteIndex":0},"schema":"https://github.com/citation-style-language/schema/raw/master/csl-citation.json"}</w:instrText>
            </w:r>
            <w:r w:rsidRPr="00845760">
              <w:rPr>
                <w:rFonts w:ascii="Times New Roman" w:hAnsi="Times New Roman" w:cs="Times New Roman"/>
                <w:color w:val="000000"/>
                <w:sz w:val="20"/>
                <w:szCs w:val="20"/>
                <w:lang w:val="de-DE"/>
              </w:rPr>
              <w:fldChar w:fldCharType="separate"/>
            </w:r>
            <w:r w:rsidR="00871E63" w:rsidRPr="00871E63">
              <w:rPr>
                <w:rFonts w:ascii="Times New Roman" w:hAnsi="Times New Roman" w:cs="Times New Roman"/>
                <w:noProof/>
                <w:color w:val="000000"/>
                <w:sz w:val="20"/>
                <w:szCs w:val="20"/>
                <w:lang w:val="de-DE"/>
              </w:rPr>
              <w:t>[77]</w:t>
            </w:r>
            <w:r w:rsidRPr="00845760">
              <w:rPr>
                <w:rFonts w:ascii="Times New Roman" w:hAnsi="Times New Roman" w:cs="Times New Roman"/>
                <w:color w:val="000000"/>
                <w:sz w:val="20"/>
                <w:szCs w:val="20"/>
                <w:lang w:val="de-DE"/>
              </w:rPr>
              <w:fldChar w:fldCharType="end"/>
            </w:r>
          </w:p>
        </w:tc>
      </w:tr>
      <w:tr w:rsidR="007B45B6" w:rsidRPr="00DC7918" w14:paraId="112AB15E" w14:textId="77777777" w:rsidTr="003A0663">
        <w:trPr>
          <w:trHeight w:val="1012"/>
        </w:trPr>
        <w:tc>
          <w:tcPr>
            <w:tcW w:w="704" w:type="dxa"/>
            <w:noWrap/>
            <w:vAlign w:val="center"/>
          </w:tcPr>
          <w:p w14:paraId="6A0F7958" w14:textId="553FBEB4" w:rsidR="007B45B6" w:rsidRPr="00845760" w:rsidRDefault="007B45B6" w:rsidP="003A0663">
            <w:pPr>
              <w:pStyle w:val="table"/>
              <w:jc w:val="center"/>
              <w:rPr>
                <w:rFonts w:ascii="Times New Roman" w:hAnsi="Times New Roman" w:cs="Times New Roman"/>
                <w:sz w:val="20"/>
                <w:szCs w:val="20"/>
                <w:lang w:val="de-DE"/>
              </w:rPr>
            </w:pPr>
            <w:r w:rsidRPr="00845760">
              <w:rPr>
                <w:rFonts w:ascii="Times New Roman" w:hAnsi="Times New Roman" w:cs="Times New Roman"/>
                <w:sz w:val="20"/>
                <w:szCs w:val="20"/>
                <w:lang w:val="de-DE"/>
              </w:rPr>
              <w:t>2</w:t>
            </w:r>
          </w:p>
        </w:tc>
        <w:tc>
          <w:tcPr>
            <w:tcW w:w="1134" w:type="dxa"/>
            <w:vAlign w:val="center"/>
          </w:tcPr>
          <w:p w14:paraId="7017B913" w14:textId="6A8A7253" w:rsidR="007B45B6" w:rsidRPr="00845760" w:rsidRDefault="00C92E54" w:rsidP="003A0663">
            <w:pPr>
              <w:pStyle w:val="table"/>
              <w:jc w:val="center"/>
              <w:rPr>
                <w:rFonts w:ascii="Times New Roman" w:hAnsi="Times New Roman" w:cs="Times New Roman"/>
                <w:color w:val="000000"/>
                <w:sz w:val="20"/>
                <w:szCs w:val="20"/>
                <w:lang w:val="de-DE"/>
              </w:rPr>
            </w:pPr>
            <w:r>
              <w:rPr>
                <w:rFonts w:ascii="Times New Roman" w:hAnsi="Times New Roman" w:cs="Times New Roman"/>
                <w:color w:val="000000"/>
                <w:sz w:val="20"/>
                <w:szCs w:val="20"/>
                <w:lang w:val="de-DE"/>
              </w:rPr>
              <w:t>0.</w:t>
            </w:r>
            <w:r w:rsidR="002D55E3">
              <w:rPr>
                <w:rFonts w:ascii="Times New Roman" w:hAnsi="Times New Roman" w:cs="Times New Roman"/>
                <w:color w:val="000000"/>
                <w:sz w:val="20"/>
                <w:szCs w:val="20"/>
                <w:lang w:val="de-DE"/>
              </w:rPr>
              <w:t>80</w:t>
            </w:r>
          </w:p>
          <w:p w14:paraId="6EAF1FC6" w14:textId="5C50D329"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5.6</w:t>
            </w:r>
            <w:r w:rsidR="002D55E3">
              <w:rPr>
                <w:rFonts w:ascii="Times New Roman" w:hAnsi="Times New Roman" w:cs="Times New Roman"/>
                <w:color w:val="000000"/>
                <w:sz w:val="20"/>
                <w:szCs w:val="20"/>
                <w:lang w:val="de-DE"/>
              </w:rPr>
              <w:t>0</w:t>
            </w:r>
          </w:p>
        </w:tc>
        <w:tc>
          <w:tcPr>
            <w:tcW w:w="1134" w:type="dxa"/>
            <w:noWrap/>
            <w:vAlign w:val="center"/>
          </w:tcPr>
          <w:p w14:paraId="4F62E3F8" w14:textId="77777777"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50</w:t>
            </w:r>
          </w:p>
        </w:tc>
        <w:tc>
          <w:tcPr>
            <w:tcW w:w="1134" w:type="dxa"/>
            <w:noWrap/>
            <w:vAlign w:val="center"/>
          </w:tcPr>
          <w:p w14:paraId="1FD07072" w14:textId="77777777"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85</w:t>
            </w:r>
          </w:p>
        </w:tc>
        <w:tc>
          <w:tcPr>
            <w:tcW w:w="851" w:type="dxa"/>
            <w:vAlign w:val="center"/>
          </w:tcPr>
          <w:p w14:paraId="1A76869B" w14:textId="2F91BEB9"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9.6</w:t>
            </w:r>
            <w:r w:rsidR="002D55E3">
              <w:rPr>
                <w:rFonts w:ascii="Times New Roman" w:hAnsi="Times New Roman" w:cs="Times New Roman"/>
                <w:color w:val="000000"/>
                <w:sz w:val="20"/>
                <w:szCs w:val="20"/>
                <w:lang w:val="de-DE"/>
              </w:rPr>
              <w:t>0</w:t>
            </w:r>
          </w:p>
        </w:tc>
        <w:tc>
          <w:tcPr>
            <w:tcW w:w="1417" w:type="dxa"/>
            <w:vAlign w:val="center"/>
          </w:tcPr>
          <w:p w14:paraId="50169CD5" w14:textId="77777777" w:rsidR="007B45B6" w:rsidRPr="00845760" w:rsidRDefault="007B45B6" w:rsidP="003A0663">
            <w:pPr>
              <w:pStyle w:val="table"/>
              <w:jc w:val="center"/>
              <w:rPr>
                <w:rFonts w:ascii="Times New Roman" w:hAnsi="Times New Roman" w:cs="Times New Roman"/>
                <w:color w:val="000000"/>
                <w:sz w:val="20"/>
                <w:szCs w:val="20"/>
                <w:lang w:val="en-US"/>
              </w:rPr>
            </w:pPr>
            <w:r w:rsidRPr="00845760">
              <w:rPr>
                <w:rFonts w:ascii="Times New Roman" w:hAnsi="Times New Roman" w:cs="Times New Roman"/>
                <w:color w:val="000000"/>
                <w:sz w:val="20"/>
                <w:szCs w:val="20"/>
                <w:lang w:val="en-US"/>
              </w:rPr>
              <w:t>7, 14, 21</w:t>
            </w:r>
          </w:p>
        </w:tc>
        <w:tc>
          <w:tcPr>
            <w:tcW w:w="2458" w:type="dxa"/>
            <w:noWrap/>
            <w:vAlign w:val="center"/>
          </w:tcPr>
          <w:p w14:paraId="0E8B7DE2" w14:textId="1FE84F3F" w:rsidR="007B45B6" w:rsidRPr="00845760" w:rsidRDefault="007B45B6" w:rsidP="003A0663">
            <w:pPr>
              <w:pStyle w:val="table"/>
              <w:jc w:val="center"/>
              <w:rPr>
                <w:rFonts w:ascii="Times New Roman" w:hAnsi="Times New Roman" w:cs="Times New Roman"/>
                <w:color w:val="000000"/>
                <w:sz w:val="20"/>
                <w:szCs w:val="20"/>
                <w:lang w:val="en-US"/>
              </w:rPr>
            </w:pPr>
            <w:r w:rsidRPr="00845760">
              <w:rPr>
                <w:rFonts w:ascii="Times New Roman" w:hAnsi="Times New Roman" w:cs="Times New Roman"/>
                <w:color w:val="000000"/>
                <w:sz w:val="20"/>
                <w:szCs w:val="20"/>
                <w:lang w:val="en-US"/>
              </w:rPr>
              <w:t>DNA, alkaline phosphate, osteocalcin, BMP2, TGF-β1</w:t>
            </w:r>
          </w:p>
        </w:tc>
        <w:tc>
          <w:tcPr>
            <w:tcW w:w="648" w:type="dxa"/>
            <w:vAlign w:val="center"/>
          </w:tcPr>
          <w:p w14:paraId="18690D2A" w14:textId="46E45609" w:rsidR="007B45B6" w:rsidRPr="00845760" w:rsidRDefault="007B45B6" w:rsidP="003A0663">
            <w:pPr>
              <w:pStyle w:val="table"/>
              <w:jc w:val="center"/>
              <w:rPr>
                <w:rFonts w:ascii="Times New Roman" w:hAnsi="Times New Roman" w:cs="Times New Roman"/>
                <w:color w:val="000000"/>
                <w:sz w:val="20"/>
                <w:szCs w:val="20"/>
                <w:lang w:val="en-US"/>
              </w:rPr>
            </w:pPr>
            <w:r w:rsidRPr="00845760">
              <w:rPr>
                <w:rFonts w:ascii="Times New Roman" w:hAnsi="Times New Roman" w:cs="Times New Roman"/>
                <w:color w:val="000000"/>
                <w:sz w:val="20"/>
                <w:szCs w:val="20"/>
                <w:lang w:val="en-US"/>
              </w:rPr>
              <w:fldChar w:fldCharType="begin" w:fldLock="1"/>
            </w:r>
            <w:r w:rsidR="008D577D">
              <w:rPr>
                <w:rFonts w:ascii="Times New Roman" w:hAnsi="Times New Roman" w:cs="Times New Roman"/>
                <w:color w:val="000000"/>
                <w:sz w:val="20"/>
                <w:szCs w:val="20"/>
                <w:lang w:val="en-US"/>
              </w:rPr>
              <w:instrText>ADDIN CSL_CITATION {"citationItems":[{"id":"ITEM-1","itemData":{"DOI":"10.1016/j.gene.2015.08.028","ISSN":"18790038","abstract":"The unique properties of magnesium (Mg) and its alloys that combine favourable mechanical properties, biocompatibility, and biodegradability, which until now have been restricted primarily to polymers, justify its study in the field of implantology. Previous in vivo studies have underlined the possible osteoconductive effects of Mg-based metals, and several in vitro studies have highlighted positive effects of Mg-enriched biomaterials. However, although the observed biological activity of magnesium is intriguing, it remains largely unexplored. Furthermore, due to increased regulations, the introduction of new implants on the market must be accompanied by thorough mechanistic understanding. Therefore, to mimic the in vivo effects of the degradation of Mg-based implants on mesenchymal stem cell differentiation during bone remodelling, non-haematopoietic multipotent foetal progenitor cells, i.e., human umbilical cord perivascular cells (HUCPV), were cultured for up to three weeks with or without osteoblastic differentiating media and with or without magnesium extract (approximately 5. mM). To partially unveil the mechanism or to select paths for further investigation, a very broad selection of genes was chosen (e.g., those involved in osmolality sensing). Several classical bone markers were also studied at the gene and protein levels. The data suggest that Mg extract alone potentiates cell proliferation or delays the natural fate of maturation/differentiation. However, when the cells are driven toward osteoblastic differentiation, the effect of the Mg extract becomes much more complex, positively or negatively influencing differentiation via various pathways. These preliminary results confirm the choice of the various parameters utilised here and highzlight the importance of further studies.","author":[{"dropping-particle":"","family":"Luthringer","given":"Bérengère J.C.","non-dropping-particle":"","parse-names":false,"suffix":""},{"dropping-particle":"","family":"Willumeit-Römer","given":"Regine","non-dropping-particle":"","parse-names":false,"suffix":""}],"container-title":"Gene","id":"ITEM-1","issue":"1","issued":{"date-parts":[["2016"]]},"page":"9-20","publisher":"Elsevier B.V.","title":"Effects of magnesium degradation products on mesenchymal stem cell fate and osteoblastogenesis","type":"article-journal","volume":"575"},"uris":["http://www.mendeley.com/documents/?uuid=0a9e5724-b2a8-4cd3-9d75-dee948b14a35"]}],"mendeley":{"formattedCitation":"[40]","plainTextFormattedCitation":"[40]","previouslyFormattedCitation":"[40]"},"properties":{"noteIndex":0},"schema":"https://github.com/citation-style-language/schema/raw/master/csl-citation.json"}</w:instrText>
            </w:r>
            <w:r w:rsidRPr="00845760">
              <w:rPr>
                <w:rFonts w:ascii="Times New Roman" w:hAnsi="Times New Roman" w:cs="Times New Roman"/>
                <w:color w:val="000000"/>
                <w:sz w:val="20"/>
                <w:szCs w:val="20"/>
                <w:lang w:val="en-US"/>
              </w:rPr>
              <w:fldChar w:fldCharType="separate"/>
            </w:r>
            <w:r w:rsidR="008D577D" w:rsidRPr="008D577D">
              <w:rPr>
                <w:rFonts w:ascii="Times New Roman" w:hAnsi="Times New Roman" w:cs="Times New Roman"/>
                <w:noProof/>
                <w:color w:val="000000"/>
                <w:sz w:val="20"/>
                <w:szCs w:val="20"/>
                <w:lang w:val="en-US"/>
              </w:rPr>
              <w:t>[40]</w:t>
            </w:r>
            <w:r w:rsidRPr="00845760">
              <w:rPr>
                <w:rFonts w:ascii="Times New Roman" w:hAnsi="Times New Roman" w:cs="Times New Roman"/>
                <w:color w:val="000000"/>
                <w:sz w:val="20"/>
                <w:szCs w:val="20"/>
                <w:lang w:val="en-US"/>
              </w:rPr>
              <w:fldChar w:fldCharType="end"/>
            </w:r>
          </w:p>
        </w:tc>
      </w:tr>
      <w:tr w:rsidR="007B45B6" w:rsidRPr="00AC3ECE" w14:paraId="1EFE45E0" w14:textId="77777777" w:rsidTr="003A0663">
        <w:trPr>
          <w:trHeight w:val="1248"/>
        </w:trPr>
        <w:tc>
          <w:tcPr>
            <w:tcW w:w="704" w:type="dxa"/>
            <w:noWrap/>
            <w:vAlign w:val="center"/>
          </w:tcPr>
          <w:p w14:paraId="66386494" w14:textId="77777777"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lastRenderedPageBreak/>
              <w:t>3</w:t>
            </w:r>
          </w:p>
        </w:tc>
        <w:tc>
          <w:tcPr>
            <w:tcW w:w="1134" w:type="dxa"/>
            <w:vAlign w:val="center"/>
          </w:tcPr>
          <w:p w14:paraId="4481B7CF" w14:textId="30B4712A" w:rsidR="007B45B6" w:rsidRPr="00845760" w:rsidRDefault="00C92E54" w:rsidP="003A0663">
            <w:pPr>
              <w:pStyle w:val="table"/>
              <w:jc w:val="center"/>
              <w:rPr>
                <w:rFonts w:ascii="Times New Roman" w:hAnsi="Times New Roman" w:cs="Times New Roman"/>
                <w:color w:val="000000"/>
                <w:sz w:val="20"/>
                <w:szCs w:val="20"/>
                <w:lang w:val="de-DE"/>
              </w:rPr>
            </w:pPr>
            <w:r>
              <w:rPr>
                <w:rFonts w:ascii="Times New Roman" w:hAnsi="Times New Roman" w:cs="Times New Roman"/>
                <w:color w:val="000000"/>
                <w:sz w:val="20"/>
                <w:szCs w:val="20"/>
                <w:lang w:val="de-DE"/>
              </w:rPr>
              <w:t>0.8</w:t>
            </w:r>
            <w:r w:rsidR="002D55E3">
              <w:rPr>
                <w:rFonts w:ascii="Times New Roman" w:hAnsi="Times New Roman" w:cs="Times New Roman"/>
                <w:color w:val="000000"/>
                <w:sz w:val="20"/>
                <w:szCs w:val="20"/>
                <w:lang w:val="de-DE"/>
              </w:rPr>
              <w:t>0</w:t>
            </w:r>
            <w:r w:rsidR="007B45B6" w:rsidRPr="00845760">
              <w:rPr>
                <w:rFonts w:ascii="Times New Roman" w:hAnsi="Times New Roman" w:cs="Times New Roman"/>
                <w:color w:val="000000"/>
                <w:sz w:val="20"/>
                <w:szCs w:val="20"/>
                <w:lang w:val="de-DE"/>
              </w:rPr>
              <w:t>,</w:t>
            </w:r>
          </w:p>
          <w:p w14:paraId="1467FF2B" w14:textId="156632C6"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3.6</w:t>
            </w:r>
            <w:r w:rsidR="002D55E3">
              <w:rPr>
                <w:rFonts w:ascii="Times New Roman" w:hAnsi="Times New Roman" w:cs="Times New Roman"/>
                <w:color w:val="000000"/>
                <w:sz w:val="20"/>
                <w:szCs w:val="20"/>
                <w:lang w:val="de-DE"/>
              </w:rPr>
              <w:t>0</w:t>
            </w:r>
            <w:r w:rsidRPr="00845760">
              <w:rPr>
                <w:rFonts w:ascii="Times New Roman" w:hAnsi="Times New Roman" w:cs="Times New Roman"/>
                <w:color w:val="000000"/>
                <w:sz w:val="20"/>
                <w:szCs w:val="20"/>
                <w:lang w:val="de-DE"/>
              </w:rPr>
              <w:t>,</w:t>
            </w:r>
          </w:p>
          <w:p w14:paraId="5997D448" w14:textId="0CB69998"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7.2</w:t>
            </w:r>
            <w:r w:rsidR="002D55E3">
              <w:rPr>
                <w:rFonts w:ascii="Times New Roman" w:hAnsi="Times New Roman" w:cs="Times New Roman"/>
                <w:color w:val="000000"/>
                <w:sz w:val="20"/>
                <w:szCs w:val="20"/>
                <w:lang w:val="de-DE"/>
              </w:rPr>
              <w:t>0</w:t>
            </w:r>
            <w:r w:rsidRPr="00845760">
              <w:rPr>
                <w:rFonts w:ascii="Times New Roman" w:hAnsi="Times New Roman" w:cs="Times New Roman"/>
                <w:color w:val="000000"/>
                <w:sz w:val="20"/>
                <w:szCs w:val="20"/>
                <w:lang w:val="de-DE"/>
              </w:rPr>
              <w:t>,</w:t>
            </w:r>
          </w:p>
          <w:p w14:paraId="1C777AC7" w14:textId="542F1085"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14.4</w:t>
            </w:r>
            <w:r w:rsidR="002D55E3">
              <w:rPr>
                <w:rFonts w:ascii="Times New Roman" w:hAnsi="Times New Roman" w:cs="Times New Roman"/>
                <w:color w:val="000000"/>
                <w:sz w:val="20"/>
                <w:szCs w:val="20"/>
                <w:lang w:val="de-DE"/>
              </w:rPr>
              <w:t>0</w:t>
            </w:r>
          </w:p>
        </w:tc>
        <w:tc>
          <w:tcPr>
            <w:tcW w:w="1134" w:type="dxa"/>
            <w:noWrap/>
            <w:vAlign w:val="center"/>
          </w:tcPr>
          <w:p w14:paraId="2EADE52F" w14:textId="77777777"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5</w:t>
            </w:r>
          </w:p>
        </w:tc>
        <w:tc>
          <w:tcPr>
            <w:tcW w:w="1134" w:type="dxa"/>
            <w:noWrap/>
            <w:vAlign w:val="center"/>
          </w:tcPr>
          <w:p w14:paraId="603DFB16" w14:textId="77777777"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15</w:t>
            </w:r>
          </w:p>
        </w:tc>
        <w:tc>
          <w:tcPr>
            <w:tcW w:w="851" w:type="dxa"/>
            <w:vAlign w:val="center"/>
          </w:tcPr>
          <w:p w14:paraId="44D671FA" w14:textId="054E8797"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de-DE"/>
              </w:rPr>
              <w:t>1.9</w:t>
            </w:r>
            <w:r w:rsidR="002D55E3">
              <w:rPr>
                <w:rFonts w:ascii="Times New Roman" w:hAnsi="Times New Roman" w:cs="Times New Roman"/>
                <w:color w:val="000000"/>
                <w:sz w:val="20"/>
                <w:szCs w:val="20"/>
                <w:lang w:val="de-DE"/>
              </w:rPr>
              <w:t>0</w:t>
            </w:r>
          </w:p>
        </w:tc>
        <w:tc>
          <w:tcPr>
            <w:tcW w:w="1417" w:type="dxa"/>
            <w:vAlign w:val="center"/>
          </w:tcPr>
          <w:p w14:paraId="71DF6EBE" w14:textId="77777777" w:rsidR="007B45B6" w:rsidRPr="00845760" w:rsidRDefault="007B45B6" w:rsidP="003A0663">
            <w:pPr>
              <w:pStyle w:val="table"/>
              <w:jc w:val="center"/>
              <w:rPr>
                <w:rFonts w:ascii="Times New Roman" w:hAnsi="Times New Roman" w:cs="Times New Roman"/>
                <w:color w:val="000000"/>
                <w:sz w:val="20"/>
                <w:szCs w:val="20"/>
                <w:lang w:val="en-US"/>
              </w:rPr>
            </w:pPr>
            <w:r w:rsidRPr="00845760">
              <w:rPr>
                <w:rFonts w:ascii="Times New Roman" w:hAnsi="Times New Roman" w:cs="Times New Roman"/>
                <w:color w:val="000000"/>
                <w:sz w:val="20"/>
                <w:szCs w:val="20"/>
                <w:lang w:val="en-US"/>
              </w:rPr>
              <w:t>3, 6, 9</w:t>
            </w:r>
          </w:p>
        </w:tc>
        <w:tc>
          <w:tcPr>
            <w:tcW w:w="2458" w:type="dxa"/>
            <w:noWrap/>
            <w:vAlign w:val="center"/>
          </w:tcPr>
          <w:p w14:paraId="23A85095" w14:textId="77777777" w:rsidR="007B45B6" w:rsidRPr="00845760" w:rsidRDefault="007B45B6" w:rsidP="003A0663">
            <w:pPr>
              <w:pStyle w:val="table"/>
              <w:jc w:val="center"/>
              <w:rPr>
                <w:rFonts w:ascii="Times New Roman" w:hAnsi="Times New Roman" w:cs="Times New Roman"/>
                <w:color w:val="000000"/>
                <w:sz w:val="20"/>
                <w:szCs w:val="20"/>
                <w:lang w:val="en-US"/>
              </w:rPr>
            </w:pPr>
            <w:r w:rsidRPr="00845760">
              <w:rPr>
                <w:rFonts w:ascii="Times New Roman" w:hAnsi="Times New Roman" w:cs="Times New Roman"/>
                <w:color w:val="000000"/>
                <w:sz w:val="20"/>
                <w:szCs w:val="20"/>
                <w:lang w:val="en-US"/>
              </w:rPr>
              <w:t>live cell count</w:t>
            </w:r>
          </w:p>
        </w:tc>
        <w:tc>
          <w:tcPr>
            <w:tcW w:w="648" w:type="dxa"/>
            <w:vAlign w:val="center"/>
          </w:tcPr>
          <w:p w14:paraId="0B282ACA" w14:textId="7EB4A96F" w:rsidR="007B45B6" w:rsidRPr="00845760" w:rsidRDefault="007B45B6" w:rsidP="003A0663">
            <w:pPr>
              <w:pStyle w:val="table"/>
              <w:jc w:val="center"/>
              <w:rPr>
                <w:rFonts w:ascii="Times New Roman" w:hAnsi="Times New Roman" w:cs="Times New Roman"/>
                <w:color w:val="000000"/>
                <w:sz w:val="20"/>
                <w:szCs w:val="20"/>
                <w:lang w:val="de-DE"/>
              </w:rPr>
            </w:pPr>
            <w:r w:rsidRPr="00845760">
              <w:rPr>
                <w:rFonts w:ascii="Times New Roman" w:hAnsi="Times New Roman" w:cs="Times New Roman"/>
                <w:color w:val="000000"/>
                <w:sz w:val="20"/>
                <w:szCs w:val="20"/>
                <w:lang w:val="en-US"/>
              </w:rPr>
              <w:fldChar w:fldCharType="begin" w:fldLock="1"/>
            </w:r>
            <w:r w:rsidR="003A0663">
              <w:rPr>
                <w:rFonts w:ascii="Times New Roman" w:hAnsi="Times New Roman" w:cs="Times New Roman"/>
                <w:color w:val="000000"/>
                <w:sz w:val="20"/>
                <w:szCs w:val="20"/>
                <w:lang w:val="de-DE"/>
              </w:rPr>
              <w:instrText>ADDIN CSL_CITATION {"citationItems":[{"id":"ITEM-1","itemData":{"DOI":"10.1016/j.actbio.2019.02.018","author":[{"dropping-particle":"","family":"Xu","given":"Lei","non-dropping-particle":"","parse-names":false,"suffix":""},{"dropping-particle":"","family":"Willumeit-römer","given":"Regine","non-dropping-particle":"","parse-names":false,"suffix":""},{"dropping-particle":"","family":"Luthringer-feyerabend","given":"Bérengère J C","non-dropping-particle":"","parse-names":false,"suffix":""}],"id":"ITEM-1","issued":{"date-parts":[["2019"]]},"page":"269-283","title":"Effect of magnesium-degradation products and hypoxia on the angiogenesis of human umbilical vein endothelial cells","type":"article-journal","volume":"98"},"uris":["http://www.mendeley.com/documents/?uuid=9992e116-e994-4793-b11e-0795750e735c"]},{"id":"ITEM-2","itemData":{"DOI":"10.1016/j.actbio.2019.10.018","author":[{"dropping-particle":"","family":"Xu","given":"Lei","non-dropping-particle":"","parse-names":false,"suffix":""},{"dropping-particle":"","family":"Willumeit-römer","given":"Regine","non-dropping-particle":"","parse-names":false,"suffix":""},{"dropping-particle":"","family":"Luthringer-feyerabend","given":"Bérengère","non-dropping-particle":"","parse-names":false,"suffix":""}],"id":"ITEM-2","issued":{"date-parts":[["2020"]]},"page":"624-636","publisher":"Elsevier Ltd","title":"Hypoxia influences the effects of magnesium degradation products on the interactions between endothelial and mesenchymal stem cells","type":"article-journal","volume":"101"},"uris":["http://www.mendeley.com/documents/?uuid=4bca710c-85f6-446f-9833-bfe9177141ea"]}],"mendeley":{"formattedCitation":"[78], [79]","plainTextFormattedCitation":"[78], [79]","previouslyFormattedCitation":"[78], [79]"},"properties":{"noteIndex":0},"schema":"https://github.com/citation-style-language/schema/raw/master/csl-citation.json"}</w:instrText>
            </w:r>
            <w:r w:rsidRPr="00845760">
              <w:rPr>
                <w:rFonts w:ascii="Times New Roman" w:hAnsi="Times New Roman" w:cs="Times New Roman"/>
                <w:color w:val="000000"/>
                <w:sz w:val="20"/>
                <w:szCs w:val="20"/>
                <w:lang w:val="en-US"/>
              </w:rPr>
              <w:fldChar w:fldCharType="separate"/>
            </w:r>
            <w:r w:rsidR="00871E63" w:rsidRPr="00871E63">
              <w:rPr>
                <w:rFonts w:ascii="Times New Roman" w:hAnsi="Times New Roman" w:cs="Times New Roman"/>
                <w:noProof/>
                <w:color w:val="000000"/>
                <w:sz w:val="20"/>
                <w:szCs w:val="20"/>
                <w:lang w:val="de-DE"/>
              </w:rPr>
              <w:t>[78], [79]</w:t>
            </w:r>
            <w:r w:rsidRPr="00845760">
              <w:rPr>
                <w:rFonts w:ascii="Times New Roman" w:hAnsi="Times New Roman" w:cs="Times New Roman"/>
                <w:color w:val="000000"/>
                <w:sz w:val="20"/>
                <w:szCs w:val="20"/>
                <w:lang w:val="en-US"/>
              </w:rPr>
              <w:fldChar w:fldCharType="end"/>
            </w:r>
          </w:p>
        </w:tc>
      </w:tr>
    </w:tbl>
    <w:p w14:paraId="2A025958" w14:textId="77777777" w:rsidR="00537D29" w:rsidRDefault="00537D29" w:rsidP="00CD5D55"/>
    <w:p w14:paraId="5C14116C" w14:textId="55219422" w:rsidR="008C5EF4" w:rsidRPr="00036B9C" w:rsidRDefault="00702A6F" w:rsidP="00C40D1F">
      <w:r>
        <w:t xml:space="preserve">The </w:t>
      </w:r>
      <w:r w:rsidR="00CD5D55">
        <w:t xml:space="preserve">scheme shown in </w:t>
      </w:r>
      <w:r w:rsidR="00537D29">
        <w:fldChar w:fldCharType="begin"/>
      </w:r>
      <w:r w:rsidR="00537D29">
        <w:instrText xml:space="preserve"> REF _Ref64543323 \h </w:instrText>
      </w:r>
      <w:r w:rsidR="00537D29">
        <w:fldChar w:fldCharType="separate"/>
      </w:r>
      <w:r w:rsidR="00537D29">
        <w:t xml:space="preserve">Figure </w:t>
      </w:r>
      <w:r w:rsidR="00537D29">
        <w:rPr>
          <w:noProof/>
        </w:rPr>
        <w:t>3</w:t>
      </w:r>
      <w:r w:rsidR="00537D29">
        <w:fldChar w:fldCharType="end"/>
      </w:r>
      <w:r w:rsidR="00537D29">
        <w:t xml:space="preserve"> </w:t>
      </w:r>
      <w:r w:rsidR="00CD5D55">
        <w:t>is used to compare the simulation results to the empirical data.</w:t>
      </w:r>
      <w:r w:rsidR="000A6587">
        <w:t xml:space="preserve"> The viability reports the percentage of live cell count to the total cell count and is used to evaluate the mortality simulated in the current model. </w:t>
      </w:r>
      <w:r w:rsidR="00537D29">
        <w:t xml:space="preserve">DNA content </w:t>
      </w:r>
      <w:r w:rsidR="006B2094">
        <w:t xml:space="preserve">linearly </w:t>
      </w:r>
      <w:r w:rsidR="00537D29">
        <w:t>correlates with the live cell count by taking into account the cell weight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537D29">
        <w:t xml:space="preserve">) which is defined as a free parameter in the range of </w:t>
      </w:r>
      <w:r w:rsidR="00537D29" w:rsidRPr="00794BA5">
        <w:t>0.01</w:t>
      </w:r>
      <w:r w:rsidR="00537D29">
        <w:t>-</w:t>
      </w:r>
      <w:r w:rsidR="00537D29" w:rsidRPr="00794BA5">
        <w:t>1</w:t>
      </w:r>
      <w:r w:rsidR="00537D29">
        <w:t xml:space="preserve"> </w:t>
      </w:r>
      <w:r w:rsidR="00537D29" w:rsidRPr="0090688E">
        <w:t>ng</w:t>
      </w:r>
      <w:r w:rsidR="00537D29">
        <w:t xml:space="preserve"> </w:t>
      </w:r>
      <w:r w:rsidR="00537D29">
        <w:rPr>
          <w:shd w:val="clear" w:color="auto" w:fill="FFFFFF"/>
        </w:rPr>
        <w:fldChar w:fldCharType="begin" w:fldLock="1"/>
      </w:r>
      <w:r w:rsidR="003A0663">
        <w:rPr>
          <w:shd w:val="clear" w:color="auto" w:fill="FFFFFF"/>
        </w:rPr>
        <w:instrText>ADDIN CSL_CITATION {"citationItems":[{"id":"ITEM-1","itemData":{"author":[{"dropping-particle":"al","family":"Lodish H, Berk A, Zipursky SL","given":"et","non-dropping-particle":"","parse-names":false,"suffix":""}],"chapter-number":"1.2","container-title":"The Molecules of Life","id":"ITEM-1","issued":{"date-parts":[["2000"]]},"publisher":"New York: W. H. Freeman","title":"Molecular Cell Biology. 4th edition","type":"chapter"},"uris":["http://www.mendeley.com/documents/?uuid=92c8aeb1-d440-479e-b964-099df2026dc4"]}],"mendeley":{"formattedCitation":"[80]","plainTextFormattedCitation":"[80]","previouslyFormattedCitation":"[80]"},"properties":{"noteIndex":0},"schema":"https://github.com/citation-style-language/schema/raw/master/csl-citation.json"}</w:instrText>
      </w:r>
      <w:r w:rsidR="00537D29">
        <w:rPr>
          <w:shd w:val="clear" w:color="auto" w:fill="FFFFFF"/>
        </w:rPr>
        <w:fldChar w:fldCharType="separate"/>
      </w:r>
      <w:r w:rsidR="00871E63" w:rsidRPr="00871E63">
        <w:rPr>
          <w:noProof/>
          <w:shd w:val="clear" w:color="auto" w:fill="FFFFFF"/>
        </w:rPr>
        <w:t>[80]</w:t>
      </w:r>
      <w:r w:rsidR="00537D29">
        <w:rPr>
          <w:shd w:val="clear" w:color="auto" w:fill="FFFFFF"/>
        </w:rPr>
        <w:fldChar w:fldCharType="end"/>
      </w:r>
      <w:r w:rsidR="00537D29">
        <w:t xml:space="preserve">. ALP and OC </w:t>
      </w:r>
      <w:r w:rsidR="006B2094">
        <w:t>are</w:t>
      </w:r>
      <w:r w:rsidR="00537D29">
        <w:t xml:space="preserve"> reported as </w:t>
      </w:r>
      <w:r w:rsidR="006B2094">
        <w:t xml:space="preserve">the </w:t>
      </w:r>
      <w:r w:rsidR="00537D29">
        <w:t xml:space="preserve">normalized values against DNA content </w:t>
      </w:r>
      <w:r w:rsidR="00537D29">
        <w:fldChar w:fldCharType="begin" w:fldLock="1"/>
      </w:r>
      <w:r w:rsidR="008D577D">
        <w:instrText>ADDIN CSL_CITATION {"citationItems":[{"id":"ITEM-1","itemData":{"DOI":"10.1016/j.gene.2015.08.028","ISSN":"18790038","abstract":"The unique properties of magnesium (Mg) and its alloys that combine favourable mechanical properties, biocompatibility, and biodegradability, which until now have been restricted primarily to polymers, justify its study in the field of implantology. Previous in vivo studies have underlined the possible osteoconductive effects of Mg-based metals, and several in vitro studies have highlighted positive effects of Mg-enriched biomaterials. However, although the observed biological activity of magnesium is intriguing, it remains largely unexplored. Furthermore, due to increased regulations, the introduction of new implants on the market must be accompanied by thorough mechanistic understanding. Therefore, to mimic the in vivo effects of the degradation of Mg-based implants on mesenchymal stem cell differentiation during bone remodelling, non-haematopoietic multipotent foetal progenitor cells, i.e., human umbilical cord perivascular cells (HUCPV), were cultured for up to three weeks with or without osteoblastic differentiating media and with or without magnesium extract (approximately 5. mM). To partially unveil the mechanism or to select paths for further investigation, a very broad selection of genes was chosen (e.g., those involved in osmolality sensing). Several classical bone markers were also studied at the gene and protein levels. The data suggest that Mg extract alone potentiates cell proliferation or delays the natural fate of maturation/differentiation. However, when the cells are driven toward osteoblastic differentiation, the effect of the Mg extract becomes much more complex, positively or negatively influencing differentiation via various pathways. These preliminary results confirm the choice of the various parameters utilised here and highzlight the importance of further studies.","author":[{"dropping-particle":"","family":"Luthringer","given":"Bérengère J.C.","non-dropping-particle":"","parse-names":false,"suffix":""},{"dropping-particle":"","family":"Willumeit-Römer","given":"Regine","non-dropping-particle":"","parse-names":false,"suffix":""}],"container-title":"Gene","id":"ITEM-1","issue":"1","issued":{"date-parts":[["2016"]]},"page":"9-20","publisher":"Elsevier B.V.","title":"Effects of magnesium degradation products on mesenchymal stem cell fate and osteoblastogenesis","type":"article-journal","volume":"575"},"uris":["http://www.mendeley.com/documents/?uuid=0a9e5724-b2a8-4cd3-9d75-dee948b14a35"]}],"mendeley":{"formattedCitation":"[40]","plainTextFormattedCitation":"[40]","previouslyFormattedCitation":"[40]"},"properties":{"noteIndex":0},"schema":"https://github.com/citation-style-language/schema/raw/master/csl-citation.json"}</w:instrText>
      </w:r>
      <w:r w:rsidR="00537D29">
        <w:fldChar w:fldCharType="separate"/>
      </w:r>
      <w:r w:rsidR="008D577D" w:rsidRPr="008D577D">
        <w:rPr>
          <w:noProof/>
        </w:rPr>
        <w:t>[40]</w:t>
      </w:r>
      <w:r w:rsidR="00537D29">
        <w:fldChar w:fldCharType="end"/>
      </w:r>
      <w:r w:rsidR="00537D29">
        <w:t>.</w:t>
      </w:r>
      <w:r w:rsidR="006B2094">
        <w:t xml:space="preserve"> Therefore, these parameters linearly correlate with the maturity which is a normalized </w:t>
      </w:r>
      <w:r w:rsidR="00C940B7">
        <w:t>indicator</w:t>
      </w:r>
      <w:r w:rsidR="006B2094">
        <w:t xml:space="preserve"> of differentiation in our simulations. ALP is generally considered as an early differentiation marker. Thus, we assume that ALP increases with maturity</w:t>
      </w:r>
      <w:r w:rsidR="00F677D7">
        <w:t xml:space="preserve"> (M)</w:t>
      </w:r>
      <w:r w:rsidR="006B2094">
        <w:t xml:space="preserve"> until the early differentiation threshold (</w:t>
      </w:r>
      <m:oMath>
        <m:sSub>
          <m:sSubPr>
            <m:ctrlPr>
              <w:rPr>
                <w:rFonts w:ascii="Cambria Math" w:hAnsi="Cambria Math"/>
              </w:rPr>
            </m:ctrlPr>
          </m:sSubPr>
          <m:e>
            <m:r>
              <m:rPr>
                <m:sty m:val="p"/>
              </m:rPr>
              <w:rPr>
                <w:rFonts w:ascii="Cambria Math" w:hAnsi="Cambria Math"/>
              </w:rPr>
              <m:t>M</m:t>
            </m:r>
          </m:e>
          <m:sub>
            <m:r>
              <w:rPr>
                <w:rFonts w:ascii="Cambria Math" w:hAnsi="Cambria Math"/>
              </w:rPr>
              <m:t>t</m:t>
            </m:r>
          </m:sub>
        </m:sSub>
      </m:oMath>
      <w:r w:rsidR="006B2094">
        <w:t xml:space="preserve">) and then stays constant </w:t>
      </w:r>
      <w:r w:rsidR="00C940B7">
        <w:t>afterward</w:t>
      </w:r>
      <w:r w:rsidR="006B209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0"/>
        <w:gridCol w:w="4660"/>
      </w:tblGrid>
      <w:tr w:rsidR="006B2094" w14:paraId="40890EC8" w14:textId="77777777" w:rsidTr="003C008D">
        <w:tc>
          <w:tcPr>
            <w:tcW w:w="4750" w:type="dxa"/>
          </w:tcPr>
          <w:p w14:paraId="59C00478" w14:textId="005D6063" w:rsidR="006B2094" w:rsidRPr="008C5EF4" w:rsidRDefault="006B2094" w:rsidP="003C008D">
            <m:oMathPara>
              <m:oMathParaPr>
                <m:jc m:val="center"/>
              </m:oMathParaPr>
              <m:oMath>
                <m:r>
                  <m:rPr>
                    <m:sty m:val="p"/>
                  </m:rPr>
                  <w:rPr>
                    <w:rFonts w:ascii="Cambria Math" w:hAnsi="Cambria Math"/>
                  </w:rPr>
                  <m:t>ALP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β</m:t>
                            </m:r>
                          </m:e>
                          <m:sub>
                            <m:r>
                              <w:rPr>
                                <w:rFonts w:ascii="Cambria Math" w:hAnsi="Cambria Math"/>
                              </w:rPr>
                              <m:t>Ma</m:t>
                            </m:r>
                          </m:sub>
                        </m:sSub>
                        <m:r>
                          <m:rPr>
                            <m:sty m:val="p"/>
                          </m:rPr>
                          <w:rPr>
                            <w:rFonts w:ascii="Cambria Math" w:hAnsi="Cambria Math"/>
                          </w:rPr>
                          <m:t xml:space="preserve">M </m:t>
                        </m:r>
                        <m:r>
                          <w:rPr>
                            <w:rFonts w:ascii="Cambria Math" w:hAnsi="Cambria Math"/>
                          </w:rPr>
                          <m:t>,  &amp;</m:t>
                        </m:r>
                        <m:r>
                          <m:rPr>
                            <m:sty m:val="p"/>
                          </m:rPr>
                          <w:rPr>
                            <w:rFonts w:ascii="Cambria Math" w:hAnsi="Cambria Math"/>
                          </w:rPr>
                          <m:t>M&lt;</m:t>
                        </m:r>
                        <m:sSub>
                          <m:sSubPr>
                            <m:ctrlPr>
                              <w:rPr>
                                <w:rFonts w:ascii="Cambria Math" w:hAnsi="Cambria Math"/>
                              </w:rPr>
                            </m:ctrlPr>
                          </m:sSubPr>
                          <m:e>
                            <m:r>
                              <m:rPr>
                                <m:sty m:val="p"/>
                              </m:rPr>
                              <w:rPr>
                                <w:rFonts w:ascii="Cambria Math" w:hAnsi="Cambria Math"/>
                              </w:rPr>
                              <m:t>M</m:t>
                            </m:r>
                          </m:e>
                          <m:sub>
                            <m:r>
                              <w:rPr>
                                <w:rFonts w:ascii="Cambria Math" w:hAnsi="Cambria Math"/>
                              </w:rPr>
                              <m:t>t</m:t>
                            </m:r>
                          </m:sub>
                        </m:sSub>
                      </m:e>
                      <m:e>
                        <m:sSub>
                          <m:sSubPr>
                            <m:ctrlPr>
                              <w:rPr>
                                <w:rFonts w:ascii="Cambria Math" w:hAnsi="Cambria Math"/>
                              </w:rPr>
                            </m:ctrlPr>
                          </m:sSubPr>
                          <m:e>
                            <m:r>
                              <w:rPr>
                                <w:rFonts w:ascii="Cambria Math" w:hAnsi="Cambria Math"/>
                              </w:rPr>
                              <m:t>β</m:t>
                            </m:r>
                          </m:e>
                          <m:sub>
                            <m:r>
                              <w:rPr>
                                <w:rFonts w:ascii="Cambria Math" w:hAnsi="Cambria Math"/>
                              </w:rPr>
                              <m:t>Ma</m:t>
                            </m:r>
                          </m:sub>
                        </m:sSub>
                        <m:sSub>
                          <m:sSubPr>
                            <m:ctrlPr>
                              <w:rPr>
                                <w:rFonts w:ascii="Cambria Math" w:hAnsi="Cambria Math"/>
                              </w:rPr>
                            </m:ctrlPr>
                          </m:sSubPr>
                          <m:e>
                            <m:r>
                              <m:rPr>
                                <m:sty m:val="p"/>
                              </m:rPr>
                              <w:rPr>
                                <w:rFonts w:ascii="Cambria Math" w:hAnsi="Cambria Math"/>
                              </w:rPr>
                              <m:t>M</m:t>
                            </m:r>
                          </m:e>
                          <m:sub>
                            <m:r>
                              <w:rPr>
                                <w:rFonts w:ascii="Cambria Math" w:hAnsi="Cambria Math"/>
                              </w:rPr>
                              <m:t>t</m:t>
                            </m:r>
                          </m:sub>
                        </m:sSub>
                        <m:r>
                          <w:rPr>
                            <w:rFonts w:ascii="Cambria Math" w:hAnsi="Cambria Math"/>
                          </w:rPr>
                          <m:t>,  &amp;</m:t>
                        </m:r>
                        <m:r>
                          <m:rPr>
                            <m:sty m:val="p"/>
                          </m:rPr>
                          <w:rPr>
                            <w:rFonts w:ascii="Cambria Math" w:hAnsi="Cambria Math"/>
                          </w:rPr>
                          <m:t>M ≥</m:t>
                        </m:r>
                        <m:sSub>
                          <m:sSubPr>
                            <m:ctrlPr>
                              <w:rPr>
                                <w:rFonts w:ascii="Cambria Math" w:hAnsi="Cambria Math"/>
                              </w:rPr>
                            </m:ctrlPr>
                          </m:sSubPr>
                          <m:e>
                            <m:r>
                              <m:rPr>
                                <m:sty m:val="p"/>
                              </m:rPr>
                              <w:rPr>
                                <w:rFonts w:ascii="Cambria Math" w:hAnsi="Cambria Math"/>
                              </w:rPr>
                              <m:t>M</m:t>
                            </m:r>
                          </m:e>
                          <m:sub>
                            <m:r>
                              <w:rPr>
                                <w:rFonts w:ascii="Cambria Math" w:hAnsi="Cambria Math"/>
                              </w:rPr>
                              <m:t>t</m:t>
                            </m:r>
                          </m:sub>
                        </m:sSub>
                      </m:e>
                    </m:eqArr>
                  </m:e>
                </m:d>
              </m:oMath>
            </m:oMathPara>
          </w:p>
        </w:tc>
        <w:tc>
          <w:tcPr>
            <w:tcW w:w="4750" w:type="dxa"/>
          </w:tcPr>
          <w:p w14:paraId="36784F5A" w14:textId="10A61A61" w:rsidR="006B2094" w:rsidRDefault="006B2094" w:rsidP="008C5EF4">
            <w:pPr>
              <w:jc w:val="left"/>
            </w:pPr>
            <w:bookmarkStart w:id="65" w:name="_Ref51674732"/>
            <w:r>
              <w:t>(</w:t>
            </w:r>
            <w:fldSimple w:instr=" SEQ Equation \* ARABIC ">
              <w:r>
                <w:rPr>
                  <w:noProof/>
                </w:rPr>
                <w:t>10</w:t>
              </w:r>
            </w:fldSimple>
            <w:r>
              <w:t>)</w:t>
            </w:r>
            <w:bookmarkEnd w:id="65"/>
          </w:p>
        </w:tc>
      </w:tr>
    </w:tbl>
    <w:p w14:paraId="1E2EE399" w14:textId="3B6E2121" w:rsidR="00F677D7" w:rsidRDefault="006B2094" w:rsidP="00F677D7">
      <w:r>
        <w:t xml:space="preserve">where </w:t>
      </w:r>
      <m:oMath>
        <m:sSub>
          <m:sSubPr>
            <m:ctrlPr>
              <w:rPr>
                <w:rFonts w:ascii="Cambria Math" w:hAnsi="Cambria Math"/>
              </w:rPr>
            </m:ctrlPr>
          </m:sSubPr>
          <m:e>
            <m:r>
              <w:rPr>
                <w:rFonts w:ascii="Cambria Math" w:hAnsi="Cambria Math"/>
              </w:rPr>
              <m:t>β</m:t>
            </m:r>
          </m:e>
          <m:sub>
            <m:r>
              <w:rPr>
                <w:rFonts w:ascii="Cambria Math" w:hAnsi="Cambria Math"/>
              </w:rPr>
              <m:t>Ma</m:t>
            </m:r>
          </m:sub>
        </m:sSub>
      </m:oMath>
      <w:r w:rsidR="00F677D7">
        <w:t xml:space="preserve"> is the correction coefficient set as a free </w:t>
      </w:r>
      <w:proofErr w:type="gramStart"/>
      <w:r w:rsidR="00F677D7">
        <w:t>parameter.</w:t>
      </w:r>
      <w:proofErr w:type="gramEnd"/>
      <w:r w:rsidR="00F677D7">
        <w:t xml:space="preserve"> For the case of OC, the linear relationship is continuous in the whole range of </w:t>
      </w:r>
      <m:oMath>
        <m:r>
          <m:rPr>
            <m:sty m:val="p"/>
          </m:rPr>
          <w:rPr>
            <w:rFonts w:ascii="Cambria Math" w:hAnsi="Cambria Math"/>
          </w:rPr>
          <m:t>M</m:t>
        </m:r>
      </m:oMath>
      <w:r w:rsidR="00F677D7">
        <w:t xml:space="preserve"> with a coefficient of </w:t>
      </w:r>
      <m:oMath>
        <m:sSub>
          <m:sSubPr>
            <m:ctrlPr>
              <w:rPr>
                <w:rFonts w:ascii="Cambria Math" w:hAnsi="Cambria Math"/>
              </w:rPr>
            </m:ctrlPr>
          </m:sSubPr>
          <m:e>
            <m:r>
              <w:rPr>
                <w:rFonts w:ascii="Cambria Math" w:hAnsi="Cambria Math"/>
              </w:rPr>
              <m:t>β</m:t>
            </m:r>
          </m:e>
          <m:sub>
            <m:r>
              <w:rPr>
                <w:rFonts w:ascii="Cambria Math" w:hAnsi="Cambria Math"/>
              </w:rPr>
              <m:t>Mo</m:t>
            </m:r>
          </m:sub>
        </m:sSub>
      </m:oMath>
      <w:r w:rsidR="00F677D7">
        <w:t xml:space="preserve">. </w:t>
      </w:r>
      <m:oMath>
        <m:sSub>
          <m:sSubPr>
            <m:ctrlPr>
              <w:rPr>
                <w:rFonts w:ascii="Cambria Math" w:hAnsi="Cambria Math"/>
              </w:rPr>
            </m:ctrlPr>
          </m:sSubPr>
          <m:e>
            <m:r>
              <w:rPr>
                <w:rFonts w:ascii="Cambria Math" w:hAnsi="Cambria Math"/>
              </w:rPr>
              <m:t>β</m:t>
            </m:r>
          </m:e>
          <m:sub>
            <m:r>
              <w:rPr>
                <w:rFonts w:ascii="Cambria Math" w:hAnsi="Cambria Math"/>
              </w:rPr>
              <m:t>Ma</m:t>
            </m:r>
          </m:sub>
        </m:sSub>
      </m:oMath>
      <w:r w:rsidR="00F677D7">
        <w:t xml:space="preserve"> and </w:t>
      </w:r>
      <m:oMath>
        <m:sSub>
          <m:sSubPr>
            <m:ctrlPr>
              <w:rPr>
                <w:rFonts w:ascii="Cambria Math" w:hAnsi="Cambria Math"/>
              </w:rPr>
            </m:ctrlPr>
          </m:sSubPr>
          <m:e>
            <m:r>
              <w:rPr>
                <w:rFonts w:ascii="Cambria Math" w:hAnsi="Cambria Math"/>
              </w:rPr>
              <m:t>β</m:t>
            </m:r>
          </m:e>
          <m:sub>
            <m:r>
              <w:rPr>
                <w:rFonts w:ascii="Cambria Math" w:hAnsi="Cambria Math"/>
              </w:rPr>
              <m:t>Mo</m:t>
            </m:r>
          </m:sub>
        </m:sSub>
      </m:oMath>
      <w:r w:rsidR="00F677D7">
        <w:t xml:space="preserve"> are both estimated within 0.5-1. </w:t>
      </w:r>
      <w:r w:rsidR="00CD5D55">
        <w:rPr>
          <w:color w:val="000000"/>
          <w:lang w:val="en-US"/>
        </w:rPr>
        <w:t xml:space="preserve">The quantities of </w:t>
      </w:r>
      <w:r w:rsidR="00CD5D55">
        <w:t xml:space="preserve">TGF-β1 and BMP2 </w:t>
      </w:r>
      <w:r w:rsidR="00F677D7">
        <w:t xml:space="preserve">are </w:t>
      </w:r>
      <w:r w:rsidR="00CD5D55">
        <w:t xml:space="preserve">reported </w:t>
      </w:r>
      <w:r w:rsidR="00F677D7">
        <w:t xml:space="preserve">as the </w:t>
      </w:r>
      <w:r w:rsidR="00CD5D55">
        <w:t xml:space="preserve">normalized values against </w:t>
      </w:r>
      <w:commentRangeStart w:id="66"/>
      <w:commentRangeStart w:id="67"/>
      <w:commentRangeStart w:id="68"/>
      <w:r w:rsidR="00CD5D55">
        <w:t>the housekeeping genes ac</w:t>
      </w:r>
      <w:commentRangeEnd w:id="66"/>
      <w:r w:rsidR="004E2E34">
        <w:rPr>
          <w:rStyle w:val="CommentReference"/>
        </w:rPr>
        <w:commentReference w:id="66"/>
      </w:r>
      <w:commentRangeEnd w:id="67"/>
      <w:r w:rsidR="008C5EF4">
        <w:rPr>
          <w:rStyle w:val="CommentReference"/>
        </w:rPr>
        <w:commentReference w:id="67"/>
      </w:r>
      <w:commentRangeEnd w:id="68"/>
      <w:r w:rsidR="006C2619">
        <w:rPr>
          <w:rStyle w:val="CommentReference"/>
        </w:rPr>
        <w:commentReference w:id="68"/>
      </w:r>
      <w:r w:rsidR="00CD5D55">
        <w:t xml:space="preserve">ross all experiments </w:t>
      </w:r>
      <w:r w:rsidR="00CD5D55">
        <w:fldChar w:fldCharType="begin" w:fldLock="1"/>
      </w:r>
      <w:r w:rsidR="008D577D">
        <w:instrText>ADDIN CSL_CITATION {"citationItems":[{"id":"ITEM-1","itemData":{"DOI":"10.1016/j.gene.2015.08.028","ISSN":"18790038","abstract":"The unique properties of magnesium (Mg) and its alloys that combine favourable mechanical properties, biocompatibility, and biodegradability, which until now have been restricted primarily to polymers, justify its study in the field of implantology. Previous in vivo studies have underlined the possible osteoconductive effects of Mg-based metals, and several in vitro studies have highlighted positive effects of Mg-enriched biomaterials. However, although the observed biological activity of magnesium is intriguing, it remains largely unexplored. Furthermore, due to increased regulations, the introduction of new implants on the market must be accompanied by thorough mechanistic understanding. Therefore, to mimic the in vivo effects of the degradation of Mg-based implants on mesenchymal stem cell differentiation during bone remodelling, non-haematopoietic multipotent foetal progenitor cells, i.e., human umbilical cord perivascular cells (HUCPV), were cultured for up to three weeks with or without osteoblastic differentiating media and with or without magnesium extract (approximately 5. mM). To partially unveil the mechanism or to select paths for further investigation, a very broad selection of genes was chosen (e.g., those involved in osmolality sensing). Several classical bone markers were also studied at the gene and protein levels. The data suggest that Mg extract alone potentiates cell proliferation or delays the natural fate of maturation/differentiation. However, when the cells are driven toward osteoblastic differentiation, the effect of the Mg extract becomes much more complex, positively or negatively influencing differentiation via various pathways. These preliminary results confirm the choice of the various parameters utilised here and highzlight the importance of further studies.","author":[{"dropping-particle":"","family":"Luthringer","given":"Bérengère J.C.","non-dropping-particle":"","parse-names":false,"suffix":""},{"dropping-particle":"","family":"Willumeit-Römer","given":"Regine","non-dropping-particle":"","parse-names":false,"suffix":""}],"container-title":"Gene","id":"ITEM-1","issue":"1","issued":{"date-parts":[["2016"]]},"page":"9-20","publisher":"Elsevier B.V.","title":"Effects of magnesium degradation products on mesenchymal stem cell fate and osteoblastogenesis","type":"article-journal","volume":"575"},"uris":["http://www.mendeley.com/documents/?uuid=0a9e5724-b2a8-4cd3-9d75-dee948b14a35"]}],"mendeley":{"formattedCitation":"[40]","plainTextFormattedCitation":"[40]","previouslyFormattedCitation":"[40]"},"properties":{"noteIndex":0},"schema":"https://github.com/citation-style-language/schema/raw/master/csl-citation.json"}</w:instrText>
      </w:r>
      <w:r w:rsidR="00CD5D55">
        <w:fldChar w:fldCharType="separate"/>
      </w:r>
      <w:r w:rsidR="008D577D" w:rsidRPr="008D577D">
        <w:rPr>
          <w:noProof/>
        </w:rPr>
        <w:t>[40]</w:t>
      </w:r>
      <w:r w:rsidR="00CD5D55">
        <w:fldChar w:fldCharType="end"/>
      </w:r>
      <w:r w:rsidR="00CD5D55">
        <w:t xml:space="preserve">. Therefore, </w:t>
      </w:r>
      <w:r w:rsidR="00F677D7">
        <w:t xml:space="preserve">we normalize the simulated quantities of </w:t>
      </w:r>
      <w:r w:rsidR="004069AB">
        <w:t xml:space="preserve">TGF-β1 and BMP2 </w:t>
      </w:r>
      <w:r w:rsidR="00F677D7">
        <w:t>with respect to the live cell count and assume a linear relationship between these quantities and the empirically measured counterparts</w:t>
      </w:r>
      <w:r w:rsidR="004069AB">
        <w:t xml:space="preserve"> with the coefficients </w:t>
      </w:r>
      <m:oMath>
        <m:sSub>
          <m:sSubPr>
            <m:ctrlPr>
              <w:rPr>
                <w:rFonts w:ascii="Cambria Math" w:hAnsi="Cambria Math"/>
              </w:rPr>
            </m:ctrlPr>
          </m:sSubPr>
          <m:e>
            <m:r>
              <w:rPr>
                <w:rFonts w:ascii="Cambria Math" w:hAnsi="Cambria Math"/>
              </w:rPr>
              <m:t>β</m:t>
            </m:r>
          </m:e>
          <m:sub>
            <m:r>
              <w:rPr>
                <w:rFonts w:ascii="Cambria Math" w:hAnsi="Cambria Math"/>
              </w:rPr>
              <m:t>t</m:t>
            </m:r>
          </m:sub>
        </m:sSub>
      </m:oMath>
      <w:r w:rsidR="004069AB">
        <w:t xml:space="preserve"> and </w:t>
      </w:r>
      <m:oMath>
        <m:sSub>
          <m:sSubPr>
            <m:ctrlPr>
              <w:rPr>
                <w:rFonts w:ascii="Cambria Math" w:hAnsi="Cambria Math"/>
              </w:rPr>
            </m:ctrlPr>
          </m:sSubPr>
          <m:e>
            <m:r>
              <w:rPr>
                <w:rFonts w:ascii="Cambria Math" w:hAnsi="Cambria Math"/>
              </w:rPr>
              <m:t>β</m:t>
            </m:r>
          </m:e>
          <m:sub>
            <m:r>
              <w:rPr>
                <w:rFonts w:ascii="Cambria Math" w:hAnsi="Cambria Math"/>
              </w:rPr>
              <m:t>b</m:t>
            </m:r>
          </m:sub>
        </m:sSub>
      </m:oMath>
      <w:r w:rsidR="004069AB">
        <w:t>, respectively</w:t>
      </w:r>
      <w:r w:rsidR="00F677D7">
        <w:t xml:space="preserve">. </w:t>
      </w:r>
      <w:r w:rsidR="004069AB">
        <w:t>These coefficients</w:t>
      </w:r>
      <w:r w:rsidR="00F677D7">
        <w:t xml:space="preserve"> are estimated within </w:t>
      </w:r>
      <w:r w:rsidR="00F677D7" w:rsidRPr="00724608">
        <w:t>0.001</w:t>
      </w:r>
      <w:r w:rsidR="00F677D7">
        <w:t>-</w:t>
      </w:r>
      <w:r w:rsidR="00F677D7" w:rsidRPr="00724608">
        <w:t>0.1</w:t>
      </w:r>
      <w:r w:rsidR="00F677D7">
        <w:t>.</w:t>
      </w:r>
    </w:p>
    <w:p w14:paraId="0185D272" w14:textId="7E33BC60" w:rsidR="00CD5D55" w:rsidRDefault="00537D29" w:rsidP="00537D29">
      <w:pPr>
        <w:jc w:val="center"/>
        <w:rPr>
          <w:lang w:val="en-US"/>
        </w:rPr>
      </w:pPr>
      <w:r>
        <w:rPr>
          <w:noProof/>
          <w:lang w:val="de-DE"/>
        </w:rPr>
        <w:drawing>
          <wp:inline distT="0" distB="0" distL="0" distR="0" wp14:anchorId="66BFF710" wp14:editId="7BDD83C5">
            <wp:extent cx="1955410" cy="156432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2-18 at 12.18.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8745" cy="1574996"/>
                    </a:xfrm>
                    <a:prstGeom prst="rect">
                      <a:avLst/>
                    </a:prstGeom>
                  </pic:spPr>
                </pic:pic>
              </a:graphicData>
            </a:graphic>
          </wp:inline>
        </w:drawing>
      </w:r>
    </w:p>
    <w:p w14:paraId="21CEBB4B" w14:textId="28E27C82" w:rsidR="00537D29" w:rsidRPr="00CD5D55" w:rsidRDefault="00537D29" w:rsidP="00537D29">
      <w:pPr>
        <w:pStyle w:val="Caption"/>
        <w:rPr>
          <w:lang w:val="en-US"/>
        </w:rPr>
      </w:pPr>
      <w:bookmarkStart w:id="69" w:name="_Ref64543323"/>
      <w:r>
        <w:t xml:space="preserve">Figure </w:t>
      </w:r>
      <w:fldSimple w:instr=" SEQ Figure \* ARABIC ">
        <w:r>
          <w:rPr>
            <w:noProof/>
          </w:rPr>
          <w:t>3</w:t>
        </w:r>
      </w:fldSimple>
      <w:bookmarkEnd w:id="69"/>
      <w:r>
        <w:t xml:space="preserve">: The summary statistic comparing the simulation outputs with the empirical measurements given in </w:t>
      </w:r>
      <w:r>
        <w:fldChar w:fldCharType="begin"/>
      </w:r>
      <w:r>
        <w:instrText xml:space="preserve"> REF _Ref54267431 \h </w:instrText>
      </w:r>
      <w:r>
        <w:fldChar w:fldCharType="separate"/>
      </w:r>
      <w:r>
        <w:t xml:space="preserve">Table </w:t>
      </w:r>
      <w:r>
        <w:rPr>
          <w:noProof/>
        </w:rPr>
        <w:t>2</w:t>
      </w:r>
      <w:r>
        <w:fldChar w:fldCharType="end"/>
      </w:r>
      <w:r>
        <w:t xml:space="preserve">. </w:t>
      </w:r>
      <w:r w:rsidR="00036B9C">
        <w:t xml:space="preserve">ALP: alkaline phosphate; OC: osteocalcin; </w:t>
      </w:r>
      <w:r>
        <w:t>LCC: live cell count.</w:t>
      </w:r>
    </w:p>
    <w:p w14:paraId="2003AE69" w14:textId="77777777" w:rsidR="00C514B1" w:rsidRDefault="00C514B1" w:rsidP="004F2D87">
      <w:pPr>
        <w:pStyle w:val="Heading2"/>
      </w:pPr>
      <w:bookmarkStart w:id="70" w:name="_Toc62376292"/>
      <w:bookmarkStart w:id="71" w:name="_Ref62378582"/>
      <w:bookmarkStart w:id="72" w:name="_Ref62378938"/>
      <w:bookmarkStart w:id="73" w:name="_Ref62667340"/>
      <w:bookmarkStart w:id="74" w:name="_Ref62721729"/>
      <w:r>
        <w:t>Calibration process</w:t>
      </w:r>
      <w:bookmarkEnd w:id="70"/>
      <w:bookmarkEnd w:id="71"/>
      <w:bookmarkEnd w:id="72"/>
      <w:bookmarkEnd w:id="73"/>
      <w:bookmarkEnd w:id="74"/>
    </w:p>
    <w:p w14:paraId="48BBF1BB" w14:textId="58F81D8F" w:rsidR="00C514B1" w:rsidRDefault="00C514B1" w:rsidP="00D57139">
      <w:r>
        <w:t xml:space="preserve">The current model contains 20 free parameters </w:t>
      </w:r>
      <w:r w:rsidR="00D57139">
        <w:t>(see</w:t>
      </w:r>
      <w:r>
        <w:t xml:space="preserve"> </w:t>
      </w:r>
      <w:r w:rsidR="00D57139">
        <w:t>Table S1 in the supplements)</w:t>
      </w:r>
      <w:r>
        <w:t xml:space="preserve">. The empirical data to </w:t>
      </w:r>
      <w:r w:rsidR="00892F01">
        <w:t xml:space="preserve">determine </w:t>
      </w:r>
      <w:r>
        <w:t xml:space="preserve">the values of these parameters are limited as they are either difficult to measure or represent a combination of several processes. Instead, we use a range of possible values based on empirical </w:t>
      </w:r>
      <w:r>
        <w:lastRenderedPageBreak/>
        <w:t>observations or estimations and then use the calibration process</w:t>
      </w:r>
      <w:r w:rsidR="00615186">
        <w:t xml:space="preserve"> using the summary statistics</w:t>
      </w:r>
      <w:r>
        <w:t xml:space="preserve"> to </w:t>
      </w:r>
      <w:r w:rsidR="00647440">
        <w:t xml:space="preserve">estimate </w:t>
      </w:r>
      <w:r>
        <w:t>their values.</w:t>
      </w:r>
      <w:r w:rsidR="00615186">
        <w:t xml:space="preserve"> </w:t>
      </w:r>
      <w:r w:rsidR="004069AB">
        <w:t>T</w:t>
      </w:r>
      <w:r w:rsidR="00615186">
        <w:t>he approximate Bayesian calculation (ABC)</w:t>
      </w:r>
      <w:r w:rsidR="004069AB">
        <w:t xml:space="preserve"> is employed</w:t>
      </w:r>
      <w:r w:rsidR="00615186">
        <w:t xml:space="preserve"> for parameter inference</w:t>
      </w:r>
      <w:r w:rsidR="004069AB">
        <w:t xml:space="preserve"> </w:t>
      </w:r>
      <w:r w:rsidR="00F37C72">
        <w:fldChar w:fldCharType="begin" w:fldLock="1"/>
      </w:r>
      <w:r w:rsidR="003A0663">
        <w:instrText>ADDIN CSL_CITATION {"citationItems":[{"id":"ITEM-1","itemData":{"DOI":"10.1016/j.ecolmodel.2015.05.020","ISSN":"03043800","abstract":"This paper investigates the feasibility of using Approximate Bayesian Computation (ABC) to calibrate and evaluate complex individual-based models (IBMs). As ABC evolves, various versions are emerging, but here we only explore the most accessible version, rejection-ABC. Rejection-ABC involves running models a large number of times, with parameters drawn randomly from their prior distributions, and then retaining the simulations closest to the observations. Although well-established in some fields, whether ABC will work with ecological IBMs is still uncertain.Rejection-ABC was applied to an existing 14-parameter earthworm energy budget IBM for which the available data consist of body mass growth and cocoon production in four experiments. ABC was able to narrow the posterior distributions of seven parameters, estimating credible intervals for each. ABC's accepted values produced slightly better fits than literature values do. The accuracy of the analysis was assessed using cross-validation and coverage, currently the best-available tests. Of the seven unnarrowed parameters, ABC revealed that three were correlated with other parameters, while the remaining four were found to be not estimable given the data available.It is often desirable to compare models to see whether all component modules are necessary. Here, we used ABC model selection to compare the full model with a simplified version which removed the earthworm's movement and much of the energy budget. We are able to show that inclusion of the energy budget is necessary for a good fit to the data. We show how our methodology can inform future modelling cycles, and briefly discuss how more advanced versions of ABC may be applicable to IBMs. We conclude that ABC has the potential to represent uncertainty in model structure, parameters and predictions, and to embed the often complex process of optimising an IBM's structure and parameters within an established statistical framework, thereby making the process more transparent and objective.","author":[{"dropping-particle":"","family":"Vaart","given":"Elske","non-dropping-particle":"van der","parse-names":false,"suffix":""},{"dropping-particle":"","family":"Beaumont","given":"Mark A.","non-dropping-particle":"","parse-names":false,"suffix":""},{"dropping-particle":"","family":"Johnston","given":"Alice S.A.","non-dropping-particle":"","parse-names":false,"suffix":""},{"dropping-particle":"","family":"Sibly","given":"Richard M.","non-dropping-particle":"","parse-names":false,"suffix":""}],"container-title":"Ecological Modelling","id":"ITEM-1","issued":{"date-parts":[["2015","9","4"]]},"page":"182-190","publisher":"Elsevier","title":"Calibration and evaluation of individual-based models using Approximate Bayesian Computation","type":"article-journal","volume":"312"},"uris":["http://www.mendeley.com/documents/?uuid=3b185d31-2b49-3558-a346-213eac9bbddc"]}],"mendeley":{"formattedCitation":"[81]","plainTextFormattedCitation":"[81]","previouslyFormattedCitation":"[81]"},"properties":{"noteIndex":0},"schema":"https://github.com/citation-style-language/schema/raw/master/csl-citation.json"}</w:instrText>
      </w:r>
      <w:r w:rsidR="00F37C72">
        <w:fldChar w:fldCharType="separate"/>
      </w:r>
      <w:r w:rsidR="00871E63" w:rsidRPr="00871E63">
        <w:rPr>
          <w:noProof/>
        </w:rPr>
        <w:t>[81]</w:t>
      </w:r>
      <w:r w:rsidR="00F37C72">
        <w:fldChar w:fldCharType="end"/>
      </w:r>
      <w:r w:rsidR="00C40D1F">
        <w:t xml:space="preserve"> (see section S1 in the supplement)</w:t>
      </w:r>
      <w:r w:rsidR="00615186">
        <w:t>. However, due to the curse of dimensionality, sampling in a 20-dimensional space</w:t>
      </w:r>
      <w:r w:rsidR="00C134BF">
        <w:t xml:space="preserve"> </w:t>
      </w:r>
      <w:r w:rsidR="00615186">
        <w:t xml:space="preserve">requires a very </w:t>
      </w:r>
      <w:r w:rsidR="004069AB">
        <w:t>large</w:t>
      </w:r>
      <w:r w:rsidR="00615186">
        <w:t xml:space="preserve"> number of runs, i.e. in the order of several million, which is impractical considering the size of the current model. To overcome this, we employ an iterative calibration process depicted in </w:t>
      </w:r>
      <w:r w:rsidR="00615186">
        <w:fldChar w:fldCharType="begin"/>
      </w:r>
      <w:r w:rsidR="00615186">
        <w:instrText xml:space="preserve"> REF _Ref56426338 \h </w:instrText>
      </w:r>
      <w:r w:rsidR="00615186">
        <w:fldChar w:fldCharType="separate"/>
      </w:r>
      <w:r w:rsidR="00615186">
        <w:t xml:space="preserve">Figure </w:t>
      </w:r>
      <w:r w:rsidR="00615186">
        <w:rPr>
          <w:noProof/>
        </w:rPr>
        <w:t>4</w:t>
      </w:r>
      <w:r w:rsidR="00615186">
        <w:fldChar w:fldCharType="end"/>
      </w:r>
      <w:r w:rsidR="00615186">
        <w:t xml:space="preserve"> that follows three main steps of (1) determining the five most important parameters using the sensitivity analysis</w:t>
      </w:r>
      <w:r w:rsidR="00D57139">
        <w:t xml:space="preserve"> (see section S2 in the supplement)</w:t>
      </w:r>
      <w:r w:rsidR="00615186">
        <w:t xml:space="preserve">, (2) estimating the values of the chosen parameters using ABC, and (3) updating the model with the inferred values and repeating step 1 and 2. </w:t>
      </w:r>
      <w:r w:rsidR="00D57139">
        <w:t xml:space="preserve">We use fractional factorial design and analysis of variance for the sensitivity analysis (see also section S1 in the supplement). </w:t>
      </w:r>
      <w:r w:rsidR="00FF77CC">
        <w:t xml:space="preserve">The iterative </w:t>
      </w:r>
      <w:r w:rsidR="00D57139">
        <w:t xml:space="preserve">calibration </w:t>
      </w:r>
      <w:r w:rsidR="00FF77CC">
        <w:t xml:space="preserve">process ends once no new parameter is inferred at the previous iteration. </w:t>
      </w:r>
      <w:r w:rsidR="00615186">
        <w:t xml:space="preserve">The calibration process was conducted separately on each dataset, encoded as C1, C2, and C3, as well as on the combined data of all experiments, encoded as C1-3. </w:t>
      </w:r>
    </w:p>
    <w:p w14:paraId="4A3822BF" w14:textId="5E2B9A35" w:rsidR="007E7193" w:rsidRDefault="007E7193" w:rsidP="007E7193">
      <w:r>
        <w:t xml:space="preserve">Each simulation </w:t>
      </w:r>
      <w:r w:rsidR="00C940B7">
        <w:t>result</w:t>
      </w:r>
      <w:r>
        <w:t xml:space="preserve"> is a vector of summary statistics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t>) that needs to be evaluated against the corresponding empirical data (</w:t>
      </w:r>
      <m:oMath>
        <m:sSub>
          <m:sSubPr>
            <m:ctrlPr>
              <w:rPr>
                <w:rFonts w:ascii="Cambria Math" w:hAnsi="Cambria Math"/>
                <w:i/>
              </w:rPr>
            </m:ctrlPr>
          </m:sSubPr>
          <m:e>
            <m:r>
              <w:rPr>
                <w:rFonts w:ascii="Cambria Math" w:hAnsi="Cambria Math"/>
              </w:rPr>
              <m:t>s</m:t>
            </m:r>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m:t>
            </m:r>
          </m:sub>
        </m:sSub>
      </m:oMath>
      <w:r>
        <w:t xml:space="preserve">). </w:t>
      </w:r>
      <w:r w:rsidR="00A50BEA">
        <w:t>The following goodness of fit (R</w:t>
      </w:r>
      <w:r w:rsidR="00A50BEA">
        <w:rPr>
          <w:vertAlign w:val="superscript"/>
        </w:rPr>
        <w:t>2</w:t>
      </w:r>
      <w:r w:rsidR="00A50BEA">
        <w:t xml:space="preserve">) </w:t>
      </w:r>
      <w:r>
        <w:t>is used to evaluate the simulations results with reference to the observation,</w:t>
      </w:r>
    </w:p>
    <w:tbl>
      <w:tblPr>
        <w:tblStyle w:val="2"/>
        <w:tblW w:w="9500" w:type="dxa"/>
        <w:tblLayout w:type="fixed"/>
        <w:tblLook w:val="0400" w:firstRow="0" w:lastRow="0" w:firstColumn="0" w:lastColumn="0" w:noHBand="0" w:noVBand="1"/>
      </w:tblPr>
      <w:tblGrid>
        <w:gridCol w:w="4750"/>
        <w:gridCol w:w="4750"/>
      </w:tblGrid>
      <w:tr w:rsidR="007E7193" w14:paraId="491AEF68" w14:textId="77777777" w:rsidTr="00DA041B">
        <w:tc>
          <w:tcPr>
            <w:tcW w:w="4750" w:type="dxa"/>
          </w:tcPr>
          <w:p w14:paraId="39206906" w14:textId="7D74F1E1" w:rsidR="007E7193" w:rsidRDefault="0052591A" w:rsidP="00754A31">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sty m:val="p"/>
                  </m:rP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m</m:t>
                    </m:r>
                  </m:den>
                </m:f>
                <m:r>
                  <m:rPr>
                    <m:sty m:val="p"/>
                  </m:rPr>
                  <w:rPr>
                    <w:rFonts w:ascii="Cambria Math" w:hAnsi="Cambria Math"/>
                  </w:rPr>
                  <m:t xml:space="preserve"> </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e,i</m:t>
                            </m:r>
                          </m:sub>
                        </m:sSub>
                        <m:r>
                          <w:rPr>
                            <w:rFonts w:ascii="Cambria Math" w:hAnsi="Cambria Math"/>
                          </w:rPr>
                          <m:t>|</m:t>
                        </m:r>
                      </m:num>
                      <m:den>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e,i</m:t>
                            </m:r>
                          </m:sub>
                        </m:sSub>
                      </m:den>
                    </m:f>
                  </m:e>
                </m:nary>
              </m:oMath>
            </m:oMathPara>
          </w:p>
        </w:tc>
        <w:tc>
          <w:tcPr>
            <w:tcW w:w="4750" w:type="dxa"/>
            <w:vAlign w:val="center"/>
          </w:tcPr>
          <w:p w14:paraId="2B69DDC1" w14:textId="540DD232" w:rsidR="007E7193" w:rsidRDefault="007E7193" w:rsidP="00DA041B">
            <w:pPr>
              <w:pStyle w:val="Caption"/>
              <w:jc w:val="center"/>
            </w:pPr>
            <w:bookmarkStart w:id="75" w:name="_heading=h.4d34og8" w:colFirst="0" w:colLast="0"/>
            <w:bookmarkStart w:id="76" w:name="_Ref62153695"/>
            <w:bookmarkStart w:id="77" w:name="_Ref46479585"/>
            <w:bookmarkEnd w:id="75"/>
            <w:r>
              <w:t>(</w:t>
            </w:r>
            <w:fldSimple w:instr=" SEQ Equation \* ARABIC ">
              <w:r w:rsidR="00220613">
                <w:rPr>
                  <w:noProof/>
                </w:rPr>
                <w:t>11</w:t>
              </w:r>
            </w:fldSimple>
            <w:bookmarkEnd w:id="76"/>
            <w:r>
              <w:t>)</w:t>
            </w:r>
            <w:bookmarkEnd w:id="77"/>
          </w:p>
          <w:p w14:paraId="176CEF09" w14:textId="77777777" w:rsidR="007E7193" w:rsidRDefault="007E7193" w:rsidP="00DA041B"/>
        </w:tc>
      </w:tr>
    </w:tbl>
    <w:p w14:paraId="314F12A4" w14:textId="38B60A06" w:rsidR="007E7193" w:rsidRDefault="00476E66" w:rsidP="00D57139">
      <w:r>
        <w:t>w</w:t>
      </w:r>
      <w:r w:rsidR="00754A31">
        <w:t>hich prevents one measurement factor to dominate another by having</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e,i</m:t>
            </m:r>
          </m:sub>
        </m:sSub>
      </m:oMath>
      <w:r w:rsidR="00FF33D1">
        <w:t xml:space="preserve"> </w:t>
      </w:r>
      <w:r w:rsidR="00754A31">
        <w:t xml:space="preserve">factor in the denominator. </w:t>
      </w:r>
      <w:r w:rsidR="007E7193">
        <w:t>We</w:t>
      </w:r>
      <w:r w:rsidR="00D57139">
        <w:t xml:space="preserve"> execute the model 5000 times and</w:t>
      </w:r>
      <w:r w:rsidR="007E7193">
        <w:t xml:space="preserve"> cho</w:t>
      </w:r>
      <w:r w:rsidR="0038415A">
        <w:t>o</w:t>
      </w:r>
      <w:r w:rsidR="007E7193">
        <w:t xml:space="preserve">se the top 100 model runs that produce the best fit. This method is known as the rejection algorithm which is the most fundamental ABC method in sampling from the posterior distribution (Beaumont, 2018). The obtained posterior distributions were used for the value inference. </w:t>
      </w:r>
      <w:r w:rsidR="00D75C4C">
        <w:t>Levene’s test</w:t>
      </w:r>
      <w:r w:rsidR="00D75C4C" w:rsidRPr="006A565D">
        <w:t xml:space="preserve"> </w:t>
      </w:r>
      <w:r w:rsidR="00D75C4C">
        <w:t xml:space="preserve">was used to examine whether the marginal posteriors are significantly narrower than priors </w:t>
      </w:r>
      <w:r w:rsidR="00F37C72">
        <w:fldChar w:fldCharType="begin" w:fldLock="1"/>
      </w:r>
      <w:r w:rsidR="003A0663">
        <w:instrText>ADDIN CSL_CITATION {"citationItems":[{"id":"ITEM-1","itemData":{"DOI":"10.1016/j.ecolmodel.2015.05.020","ISSN":"03043800","abstract":"This paper investigates the feasibility of using Approximate Bayesian Computation (ABC) to calibrate and evaluate complex individual-based models (IBMs). As ABC evolves, various versions are emerging, but here we only explore the most accessible version, rejection-ABC. Rejection-ABC involves running models a large number of times, with parameters drawn randomly from their prior distributions, and then retaining the simulations closest to the observations. Although well-established in some fields, whether ABC will work with ecological IBMs is still uncertain.Rejection-ABC was applied to an existing 14-parameter earthworm energy budget IBM for which the available data consist of body mass growth and cocoon production in four experiments. ABC was able to narrow the posterior distributions of seven parameters, estimating credible intervals for each. ABC's accepted values produced slightly better fits than literature values do. The accuracy of the analysis was assessed using cross-validation and coverage, currently the best-available tests. Of the seven unnarrowed parameters, ABC revealed that three were correlated with other parameters, while the remaining four were found to be not estimable given the data available.It is often desirable to compare models to see whether all component modules are necessary. Here, we used ABC model selection to compare the full model with a simplified version which removed the earthworm's movement and much of the energy budget. We are able to show that inclusion of the energy budget is necessary for a good fit to the data. We show how our methodology can inform future modelling cycles, and briefly discuss how more advanced versions of ABC may be applicable to IBMs. We conclude that ABC has the potential to represent uncertainty in model structure, parameters and predictions, and to embed the often complex process of optimising an IBM's structure and parameters within an established statistical framework, thereby making the process more transparent and objective.","author":[{"dropping-particle":"","family":"Vaart","given":"Elske","non-dropping-particle":"van der","parse-names":false,"suffix":""},{"dropping-particle":"","family":"Beaumont","given":"Mark A.","non-dropping-particle":"","parse-names":false,"suffix":""},{"dropping-particle":"","family":"Johnston","given":"Alice S.A.","non-dropping-particle":"","parse-names":false,"suffix":""},{"dropping-particle":"","family":"Sibly","given":"Richard M.","non-dropping-particle":"","parse-names":false,"suffix":""}],"container-title":"Ecological Modelling","id":"ITEM-1","issued":{"date-parts":[["2015","9","4"]]},"page":"182-190","publisher":"Elsevier","title":"Calibration and evaluation of individual-based models using Approximate Bayesian Computation","type":"article-journal","volume":"312"},"uris":["http://www.mendeley.com/documents/?uuid=3b185d31-2b49-3558-a346-213eac9bbddc"]}],"mendeley":{"formattedCitation":"[81]","plainTextFormattedCitation":"[81]","previouslyFormattedCitation":"[81]"},"properties":{"noteIndex":0},"schema":"https://github.com/citation-style-language/schema/raw/master/csl-citation.json"}</w:instrText>
      </w:r>
      <w:r w:rsidR="00F37C72">
        <w:fldChar w:fldCharType="separate"/>
      </w:r>
      <w:r w:rsidR="00871E63" w:rsidRPr="00871E63">
        <w:rPr>
          <w:noProof/>
        </w:rPr>
        <w:t>[81]</w:t>
      </w:r>
      <w:r w:rsidR="00F37C72">
        <w:fldChar w:fldCharType="end"/>
      </w:r>
      <w:r w:rsidR="00D75C4C">
        <w:t>.</w:t>
      </w:r>
    </w:p>
    <w:p w14:paraId="347586CB" w14:textId="77777777" w:rsidR="00C514B1" w:rsidRDefault="00C514B1" w:rsidP="00C514B1">
      <w:pPr>
        <w:jc w:val="center"/>
      </w:pPr>
      <w:r>
        <w:rPr>
          <w:noProof/>
          <w:lang w:val="de-DE"/>
        </w:rPr>
        <w:lastRenderedPageBreak/>
        <w:drawing>
          <wp:inline distT="0" distB="0" distL="0" distR="0" wp14:anchorId="0343F73D" wp14:editId="70236A0A">
            <wp:extent cx="4066340" cy="412672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1-29 at 21.23.4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90749" cy="4151498"/>
                    </a:xfrm>
                    <a:prstGeom prst="rect">
                      <a:avLst/>
                    </a:prstGeom>
                  </pic:spPr>
                </pic:pic>
              </a:graphicData>
            </a:graphic>
          </wp:inline>
        </w:drawing>
      </w:r>
    </w:p>
    <w:p w14:paraId="1BC0F17D" w14:textId="54731A5F" w:rsidR="004069AB" w:rsidRDefault="00C514B1" w:rsidP="004069AB">
      <w:pPr>
        <w:pStyle w:val="Caption"/>
      </w:pPr>
      <w:bookmarkStart w:id="78" w:name="_Ref56426338"/>
      <w:r>
        <w:t xml:space="preserve">Figure </w:t>
      </w:r>
      <w:fldSimple w:instr=" SEQ Figure \* ARABIC ">
        <w:r w:rsidR="00537D29">
          <w:rPr>
            <w:noProof/>
          </w:rPr>
          <w:t>4</w:t>
        </w:r>
      </w:fldSimple>
      <w:bookmarkEnd w:id="78"/>
      <w:r>
        <w:t xml:space="preserve">: The iterative calibration process used for the parameter estimation in this study. At each iteration, the top five significant parameters are determined by the sensitivity analysis that consists of the fractional factorial design (FFD) and the analysis of variance (ANOVA). The significant parameters are sent to ABC for the parameter inference. At each iteration, the model is executed 5000 times with the parameter sets sampled from the pool of significant parameters. The posteriors are generated using the top 100 results. If the posterior is significantly narrower than the prior, the median of the posterior is accepted as the estimated value. If not, the parameter is added to the pool of the free parameters for the next round of calibration. </w:t>
      </w:r>
    </w:p>
    <w:p w14:paraId="28219A67" w14:textId="77777777" w:rsidR="00C514B1" w:rsidRDefault="00C514B1" w:rsidP="00C514B1">
      <w:pPr>
        <w:pStyle w:val="Heading1"/>
      </w:pPr>
      <w:bookmarkStart w:id="79" w:name="_heading=h.2s8eyo1" w:colFirst="0" w:colLast="0"/>
      <w:bookmarkStart w:id="80" w:name="_Toc62376299"/>
      <w:bookmarkEnd w:id="79"/>
      <w:r>
        <w:t>Results</w:t>
      </w:r>
      <w:bookmarkEnd w:id="80"/>
    </w:p>
    <w:p w14:paraId="2C2D29A6" w14:textId="2E34C826" w:rsidR="00C514B1" w:rsidRDefault="00C514B1" w:rsidP="004F2D87">
      <w:pPr>
        <w:pStyle w:val="Heading2"/>
      </w:pPr>
      <w:bookmarkStart w:id="81" w:name="_Ref62731079"/>
      <w:r>
        <w:t>Calibration process</w:t>
      </w:r>
      <w:bookmarkEnd w:id="81"/>
    </w:p>
    <w:p w14:paraId="5BA3A30A" w14:textId="6C628E65" w:rsidR="00C514B1" w:rsidRPr="00EC5A9E" w:rsidRDefault="00C514B1" w:rsidP="00EC5A9E">
      <w:pPr>
        <w:rPr>
          <w:color w:val="000000" w:themeColor="text1"/>
        </w:rPr>
      </w:pPr>
      <w:r>
        <w:t xml:space="preserve">The results of the iterative calibration process are given in </w:t>
      </w:r>
      <w:r>
        <w:fldChar w:fldCharType="begin"/>
      </w:r>
      <w:r>
        <w:instrText xml:space="preserve"> REF _Ref62409545 \h </w:instrText>
      </w:r>
      <w:r>
        <w:fldChar w:fldCharType="separate"/>
      </w:r>
      <w:r>
        <w:t xml:space="preserve">Figure </w:t>
      </w:r>
      <w:r>
        <w:rPr>
          <w:noProof/>
        </w:rPr>
        <w:t>5</w:t>
      </w:r>
      <w:r>
        <w:fldChar w:fldCharType="end"/>
      </w:r>
      <w:r>
        <w:t xml:space="preserve">. It took 5, 8, 5, and 8 iterations for C1, C2, C3, and C1-3, respectively, to complete the calibration process. The parameters that appeared in the early iterations had a higher impact on the model’s predictions. However, the order of their appearance varied from one study to another (see </w:t>
      </w:r>
      <w:r>
        <w:fldChar w:fldCharType="begin"/>
      </w:r>
      <w:r>
        <w:instrText xml:space="preserve"> REF _Ref62409545 \h </w:instrText>
      </w:r>
      <w:r>
        <w:fldChar w:fldCharType="separate"/>
      </w:r>
      <w:r>
        <w:t xml:space="preserve">Figure </w:t>
      </w:r>
      <w:r>
        <w:rPr>
          <w:noProof/>
        </w:rPr>
        <w:t>5</w:t>
      </w:r>
      <w:r>
        <w:fldChar w:fldCharType="end"/>
      </w:r>
      <w:r>
        <w:t xml:space="preserve">). The proliferation-related parameters </w:t>
      </w:r>
      <m:oMath>
        <m:sSub>
          <m:sSubPr>
            <m:ctrlPr>
              <w:rPr>
                <w:rFonts w:ascii="Cambria Math" w:hAnsi="Cambria Math"/>
              </w:rPr>
            </m:ctrlPr>
          </m:sSubPr>
          <m:e>
            <m:r>
              <m:rPr>
                <m:sty m:val="p"/>
              </m:rPr>
              <w:rPr>
                <w:rFonts w:ascii="Cambria Math" w:hAnsi="Cambria Math"/>
              </w:rPr>
              <m:t>γ</m:t>
            </m:r>
          </m:e>
          <m:sub>
            <m:r>
              <w:rPr>
                <w:rFonts w:ascii="Cambria Math" w:hAnsi="Cambria Math"/>
              </w:rPr>
              <m:t>P0</m:t>
            </m:r>
          </m:sub>
        </m:sSub>
      </m:oMath>
      <w:r w:rsidR="00EC5A9E">
        <w:t xml:space="preserve">(base proliferation chance) and </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P</m:t>
            </m:r>
          </m:sub>
        </m:sSub>
      </m:oMath>
      <w:r w:rsidR="00AC7C7C">
        <w:t xml:space="preserve"> </w:t>
      </w:r>
      <w:r w:rsidR="00EC5A9E">
        <w:t xml:space="preserve">(the weight of the fuzzy output on the proliferation chance) </w:t>
      </w:r>
      <w:r>
        <w:t xml:space="preserve">had the highest impact for C1 and C3. For C2, the top two impactful parameters were the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EC5A9E">
        <w:t xml:space="preserve"> (cellular weight)</w:t>
      </w:r>
      <w:r>
        <w:t xml:space="preserve"> and </w:t>
      </w:r>
      <m:oMath>
        <m:sSub>
          <m:sSubPr>
            <m:ctrlPr>
              <w:rPr>
                <w:rFonts w:ascii="Cambria Math" w:hAnsi="Cambria Math"/>
                <w:i/>
              </w:rPr>
            </m:ctrlPr>
          </m:sSubPr>
          <m:e>
            <m:r>
              <w:rPr>
                <w:rFonts w:ascii="Cambria Math" w:hAnsi="Cambria Math"/>
              </w:rPr>
              <m:t>α</m:t>
            </m:r>
          </m:e>
          <m:sub>
            <m:r>
              <w:rPr>
                <w:rFonts w:ascii="Cambria Math" w:hAnsi="Cambria Math"/>
              </w:rPr>
              <m:t>D</m:t>
            </m:r>
          </m:sub>
        </m:sSub>
      </m:oMath>
      <w:r w:rsidR="00EC5A9E">
        <w:t>(the weight of the fuzzy output on the differentiation rate)</w:t>
      </w:r>
      <w:r>
        <w:t xml:space="preserve">. For C1-3, the top two significant parameters were </w:t>
      </w:r>
      <m:oMath>
        <m:sSub>
          <m:sSubPr>
            <m:ctrlPr>
              <w:rPr>
                <w:rFonts w:ascii="Cambria Math" w:hAnsi="Cambria Math"/>
              </w:rPr>
            </m:ctrlPr>
          </m:sSubPr>
          <m:e>
            <m:r>
              <m:rPr>
                <m:sty m:val="p"/>
              </m:rPr>
              <w:rPr>
                <w:rFonts w:ascii="Cambria Math" w:hAnsi="Cambria Math"/>
              </w:rPr>
              <m:t>γ</m:t>
            </m:r>
          </m:e>
          <m:sub>
            <m:r>
              <w:rPr>
                <w:rFonts w:ascii="Cambria Math" w:hAnsi="Cambria Math"/>
              </w:rPr>
              <m:t>P0</m:t>
            </m:r>
          </m:sub>
        </m:sSub>
      </m:oMath>
      <w:r>
        <w:t xml:space="preserve"> and </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P</m:t>
            </m:r>
          </m:sub>
        </m:sSub>
      </m:oMath>
      <w:r>
        <w:rPr>
          <w:color w:val="000000" w:themeColor="text1"/>
        </w:rPr>
        <w:t xml:space="preserve">, similar to C1 and C3, and the second two important parameters were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D</m:t>
            </m:r>
          </m:sub>
        </m:sSub>
      </m:oMath>
      <w:r>
        <w:t xml:space="preserve">, similar to C2.  </w:t>
      </w:r>
    </w:p>
    <w:p w14:paraId="661BB0B5" w14:textId="77777777" w:rsidR="00F25489" w:rsidRDefault="00F25489" w:rsidP="00F25489"/>
    <w:p w14:paraId="4F56FBF3" w14:textId="3D016B9B" w:rsidR="00F25489" w:rsidRDefault="00B45BF9" w:rsidP="00F25489">
      <w:pPr>
        <w:jc w:val="center"/>
      </w:pPr>
      <w:r>
        <w:rPr>
          <w:noProof/>
          <w:lang w:val="de-DE"/>
        </w:rPr>
        <w:drawing>
          <wp:inline distT="0" distB="0" distL="0" distR="0" wp14:anchorId="7A89E7AE" wp14:editId="388D9C31">
            <wp:extent cx="5943600" cy="6312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1-02-18 at 18.04.1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312535"/>
                    </a:xfrm>
                    <a:prstGeom prst="rect">
                      <a:avLst/>
                    </a:prstGeom>
                  </pic:spPr>
                </pic:pic>
              </a:graphicData>
            </a:graphic>
          </wp:inline>
        </w:drawing>
      </w:r>
    </w:p>
    <w:p w14:paraId="17CE72ED" w14:textId="4A922F87" w:rsidR="00F25489" w:rsidRDefault="00F25489" w:rsidP="00B45BF9">
      <w:bookmarkStart w:id="82" w:name="_Ref62409545"/>
      <w:commentRangeStart w:id="83"/>
      <w:r>
        <w:t xml:space="preserve">Figure </w:t>
      </w:r>
      <w:fldSimple w:instr=" SEQ Figure \* ARABIC ">
        <w:r>
          <w:rPr>
            <w:noProof/>
          </w:rPr>
          <w:t>5</w:t>
        </w:r>
      </w:fldSimple>
      <w:bookmarkEnd w:id="82"/>
      <w:r>
        <w:t xml:space="preserve">: </w:t>
      </w:r>
      <w:commentRangeEnd w:id="83"/>
      <w:r w:rsidR="00967707">
        <w:rPr>
          <w:rStyle w:val="CommentReference"/>
        </w:rPr>
        <w:commentReference w:id="83"/>
      </w:r>
      <w:r>
        <w:t xml:space="preserve">Posterior distributions of the parameter values </w:t>
      </w:r>
      <w:r w:rsidR="00451039">
        <w:t>estimated</w:t>
      </w:r>
      <w:r w:rsidR="00B45BF9">
        <w:t xml:space="preserve"> during different calibration scenarios </w:t>
      </w:r>
      <w:r w:rsidR="00451039">
        <w:t>of</w:t>
      </w:r>
      <w:r w:rsidR="00B45BF9">
        <w:t xml:space="preserve"> C1, C2, C3, and C1-3. The values are scaled by dividing by the range of the priors. </w:t>
      </w:r>
      <w:r>
        <w:t xml:space="preserve">The results of the consecutive runs are listed from left to right. Only the results of the first four iterations are shown here </w:t>
      </w:r>
      <w:r w:rsidR="00B45BF9">
        <w:t>due to space limitation</w:t>
      </w:r>
      <w:r>
        <w:t xml:space="preserve">. The complete set of results are given in </w:t>
      </w:r>
      <w:r w:rsidR="00D57139">
        <w:t xml:space="preserve">Figure S2 </w:t>
      </w:r>
      <w:r>
        <w:t xml:space="preserve">in the supplements. The significance in narrowing is marked by * for </w:t>
      </w:r>
      <m:oMath>
        <m:r>
          <w:rPr>
            <w:rFonts w:ascii="Cambria Math" w:hAnsi="Cambria Math"/>
          </w:rPr>
          <m:t>p&lt;0.01</m:t>
        </m:r>
      </m:oMath>
      <w:r>
        <w:t xml:space="preserve"> and ** for </w:t>
      </w:r>
      <m:oMath>
        <m:r>
          <w:rPr>
            <w:rFonts w:ascii="Cambria Math" w:hAnsi="Cambria Math"/>
          </w:rPr>
          <m:t>p&lt;0.0001</m:t>
        </m:r>
      </m:oMath>
      <w:r>
        <w:t>. Boxes show 1</w:t>
      </w:r>
      <w:proofErr w:type="spellStart"/>
      <w:r w:rsidRPr="00A50825">
        <w:rPr>
          <w:vertAlign w:val="superscript"/>
        </w:rPr>
        <w:t>st</w:t>
      </w:r>
      <w:proofErr w:type="spellEnd"/>
      <w:r>
        <w:t xml:space="preserve"> and 3</w:t>
      </w:r>
      <w:r w:rsidRPr="00A50825">
        <w:rPr>
          <w:vertAlign w:val="superscript"/>
        </w:rPr>
        <w:t>rd</w:t>
      </w:r>
      <w:r>
        <w:t xml:space="preserve"> quartiles. W</w:t>
      </w:r>
      <w:r w:rsidRPr="00011A0A">
        <w:t>hiskers</w:t>
      </w:r>
      <w:r>
        <w:t xml:space="preserve"> mark the limits of 1.5 × interquartile range. Hedges indicate medians.</w:t>
      </w:r>
    </w:p>
    <w:p w14:paraId="29438816" w14:textId="51D0B23C" w:rsidR="00D402F6" w:rsidRDefault="00C514B1" w:rsidP="00F25489">
      <w:r>
        <w:lastRenderedPageBreak/>
        <w:t xml:space="preserve">The iterative calibration </w:t>
      </w:r>
      <w:r w:rsidR="00F25489">
        <w:t>process</w:t>
      </w:r>
      <w:r>
        <w:t xml:space="preserve"> resulted in the estimation of 8 out of 20 free parameters for C1, 15 for C2, 7 for C3, and 15 for C1-3. The estimated values obtained from different calibration scenarios are given in a </w:t>
      </w:r>
      <w:r w:rsidR="00C134BF">
        <w:t>scaled</w:t>
      </w:r>
      <w:r>
        <w:t xml:space="preserve"> </w:t>
      </w:r>
      <w:r w:rsidR="0080585E">
        <w:t>format</w:t>
      </w:r>
      <w:r>
        <w:t xml:space="preserve"> in </w:t>
      </w:r>
      <w:r>
        <w:fldChar w:fldCharType="begin"/>
      </w:r>
      <w:r>
        <w:instrText xml:space="preserve"> REF _Ref62412886 \h </w:instrText>
      </w:r>
      <w:r>
        <w:fldChar w:fldCharType="separate"/>
      </w:r>
      <w:r>
        <w:t xml:space="preserve">Figure </w:t>
      </w:r>
      <w:r>
        <w:rPr>
          <w:noProof/>
        </w:rPr>
        <w:t>6</w:t>
      </w:r>
      <w:r>
        <w:fldChar w:fldCharType="end"/>
      </w:r>
      <w:r>
        <w:t xml:space="preserve">. The real values are presented in Table </w:t>
      </w:r>
      <w:r w:rsidR="00D402F6">
        <w:t>S</w:t>
      </w:r>
      <w:r w:rsidR="004E1575">
        <w:t>2</w:t>
      </w:r>
      <w:r>
        <w:t xml:space="preserve"> in the supplement. No values were inferred for </w:t>
      </w:r>
      <w:r w:rsidR="0080585E">
        <w:t xml:space="preserve">the </w:t>
      </w:r>
      <w:r>
        <w:t xml:space="preserve">parameters of </w:t>
      </w:r>
      <m:oMath>
        <m:sSub>
          <m:sSubPr>
            <m:ctrlPr>
              <w:rPr>
                <w:rFonts w:ascii="Cambria Math" w:hAnsi="Cambria Math"/>
                <w:i/>
              </w:rPr>
            </m:ctrlPr>
          </m:sSubPr>
          <m:e>
            <m:r>
              <w:rPr>
                <w:rFonts w:ascii="Cambria Math" w:hAnsi="Cambria Math"/>
              </w:rPr>
              <m:t>c</m:t>
            </m:r>
          </m:e>
          <m:sub>
            <m:r>
              <w:rPr>
                <w:rFonts w:ascii="Cambria Math" w:hAnsi="Cambria Math"/>
              </w:rPr>
              <m:t>mmt</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mht</m:t>
            </m:r>
          </m:sub>
        </m:sSub>
      </m:oMath>
      <w:r w:rsidR="00D402F6">
        <w:t xml:space="preserve">, and several parameters were only inferred in certain calibration scenarios </w:t>
      </w:r>
      <w:r>
        <w:t>(</w:t>
      </w:r>
      <w:r>
        <w:fldChar w:fldCharType="begin"/>
      </w:r>
      <w:r>
        <w:instrText xml:space="preserve"> REF _Ref62412886 \h </w:instrText>
      </w:r>
      <w:r>
        <w:fldChar w:fldCharType="separate"/>
      </w:r>
      <w:r w:rsidR="00D402F6">
        <w:t xml:space="preserve">Figure </w:t>
      </w:r>
      <w:r w:rsidR="00D402F6">
        <w:rPr>
          <w:noProof/>
        </w:rPr>
        <w:t>6</w:t>
      </w:r>
      <w:r>
        <w:fldChar w:fldCharType="end"/>
      </w:r>
      <w:r>
        <w:t xml:space="preserve">). There was a large variation among </w:t>
      </w:r>
      <w:r w:rsidR="00F25489">
        <w:t xml:space="preserve">the estimated values of </w:t>
      </w:r>
      <w:r w:rsidR="0080585E">
        <w:t>certain</w:t>
      </w:r>
      <w:r>
        <w:t xml:space="preserve"> parameter</w:t>
      </w:r>
      <w:r w:rsidR="00D402F6">
        <w:t>s</w:t>
      </w:r>
      <w:r>
        <w:t xml:space="preserve"> </w:t>
      </w:r>
      <w:r w:rsidR="00F25489">
        <w:t>during</w:t>
      </w:r>
      <w:r>
        <w:t xml:space="preserve"> different calibration scenarios.</w:t>
      </w:r>
      <w:r w:rsidR="00D402F6">
        <w:t xml:space="preserve"> Among them </w:t>
      </w:r>
      <w:r w:rsidR="0080585E">
        <w:t>were</w:t>
      </w:r>
      <w:r w:rsidR="00D402F6">
        <w:t xml:space="preserve"> </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P</m:t>
            </m:r>
          </m:sub>
        </m:sSub>
      </m:oMath>
      <w:r w:rsidR="00D402F6">
        <w:rPr>
          <w:color w:val="000000" w:themeColor="text1"/>
        </w:rPr>
        <w:t xml:space="preserve"> and </w:t>
      </w:r>
      <m:oMath>
        <m:sSub>
          <m:sSubPr>
            <m:ctrlPr>
              <w:rPr>
                <w:rFonts w:ascii="Cambria Math" w:hAnsi="Cambria Math"/>
              </w:rPr>
            </m:ctrlPr>
          </m:sSubPr>
          <m:e>
            <m:r>
              <m:rPr>
                <m:sty m:val="p"/>
              </m:rPr>
              <w:rPr>
                <w:rFonts w:ascii="Cambria Math" w:hAnsi="Cambria Math"/>
              </w:rPr>
              <m:t>γ</m:t>
            </m:r>
          </m:e>
          <m:sub>
            <m:r>
              <w:rPr>
                <w:rFonts w:ascii="Cambria Math" w:hAnsi="Cambria Math"/>
              </w:rPr>
              <m:t>P0</m:t>
            </m:r>
          </m:sub>
        </m:sSub>
      </m:oMath>
      <w:r w:rsidR="00D402F6">
        <w:t>, connected to pro</w:t>
      </w:r>
      <w:proofErr w:type="spellStart"/>
      <w:r w:rsidR="00D402F6">
        <w:t>liferation</w:t>
      </w:r>
      <w:proofErr w:type="spellEnd"/>
      <w:r w:rsidR="0080585E">
        <w:t xml:space="preserve"> process</w:t>
      </w:r>
      <w:r w:rsidR="00D402F6">
        <w:t xml:space="preserve">, </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CM</m:t>
            </m:r>
          </m:sub>
        </m:sSub>
      </m:oMath>
      <w:r w:rsidR="00D402F6">
        <w:rPr>
          <w:color w:val="000000" w:themeColor="text1"/>
        </w:rPr>
        <w:t xml:space="preserve"> and </w:t>
      </w:r>
      <m:oMath>
        <m:sSub>
          <m:sSubPr>
            <m:ctrlPr>
              <w:rPr>
                <w:rFonts w:ascii="Cambria Math" w:hAnsi="Cambria Math"/>
              </w:rPr>
            </m:ctrlPr>
          </m:sSubPr>
          <m:e>
            <m:r>
              <m:rPr>
                <m:sty m:val="p"/>
              </m:rPr>
              <w:rPr>
                <w:rFonts w:ascii="Cambria Math" w:hAnsi="Cambria Math"/>
              </w:rPr>
              <m:t>γ</m:t>
            </m:r>
          </m:e>
          <m:sub>
            <m:r>
              <w:rPr>
                <w:rFonts w:ascii="Cambria Math" w:hAnsi="Cambria Math"/>
              </w:rPr>
              <m:t>M0</m:t>
            </m:r>
          </m:sub>
        </m:sSub>
      </m:oMath>
      <w:r w:rsidR="00D402F6">
        <w:t xml:space="preserve">, associated with mortality, and </w:t>
      </w:r>
      <m:oMath>
        <m:sSub>
          <m:sSubPr>
            <m:ctrlPr>
              <w:rPr>
                <w:rFonts w:ascii="Cambria Math" w:hAnsi="Cambria Math"/>
                <w:i/>
              </w:rPr>
            </m:ctrlPr>
          </m:sSubPr>
          <m:e>
            <m:r>
              <w:rPr>
                <w:rFonts w:ascii="Cambria Math" w:hAnsi="Cambria Math"/>
              </w:rPr>
              <m:t>α</m:t>
            </m:r>
          </m:e>
          <m:sub>
            <m:r>
              <w:rPr>
                <w:rFonts w:ascii="Cambria Math" w:hAnsi="Cambria Math"/>
              </w:rPr>
              <m:t>D</m:t>
            </m:r>
          </m:sub>
        </m:sSub>
      </m:oMath>
      <w:r w:rsidR="0080585E">
        <w:t xml:space="preserve">, </w:t>
      </w:r>
      <w:r w:rsidR="00D402F6">
        <w:t xml:space="preserve">related to differentiation process (see Eq. </w:t>
      </w:r>
      <w:r w:rsidR="00D402F6">
        <w:fldChar w:fldCharType="begin"/>
      </w:r>
      <w:r w:rsidR="00D402F6">
        <w:instrText xml:space="preserve"> REF _Ref64539456 \h </w:instrText>
      </w:r>
      <w:r w:rsidR="00D402F6">
        <w:fldChar w:fldCharType="separate"/>
      </w:r>
      <w:r w:rsidR="00D402F6">
        <w:t>(</w:t>
      </w:r>
      <w:r w:rsidR="00D402F6">
        <w:rPr>
          <w:noProof/>
        </w:rPr>
        <w:t>2</w:t>
      </w:r>
      <w:r w:rsidR="00D402F6">
        <w:t>)</w:t>
      </w:r>
      <w:r w:rsidR="00D402F6">
        <w:fldChar w:fldCharType="end"/>
      </w:r>
      <w:r w:rsidR="00D402F6">
        <w:t>-</w:t>
      </w:r>
      <w:r w:rsidR="00D402F6">
        <w:fldChar w:fldCharType="begin"/>
      </w:r>
      <w:r w:rsidR="00D402F6">
        <w:instrText xml:space="preserve"> REF _Ref64539471 \h </w:instrText>
      </w:r>
      <w:r w:rsidR="00D402F6">
        <w:fldChar w:fldCharType="separate"/>
      </w:r>
      <w:r w:rsidR="00D402F6">
        <w:t>(</w:t>
      </w:r>
      <w:r w:rsidR="00D402F6">
        <w:rPr>
          <w:noProof/>
        </w:rPr>
        <w:t>5</w:t>
      </w:r>
      <w:r w:rsidR="00D402F6">
        <w:t>)</w:t>
      </w:r>
      <w:r w:rsidR="00D402F6">
        <w:fldChar w:fldCharType="end"/>
      </w:r>
      <w:r w:rsidR="00D402F6">
        <w:t>).</w:t>
      </w:r>
    </w:p>
    <w:p w14:paraId="21A10D65" w14:textId="376EDA17" w:rsidR="00C514B1" w:rsidRDefault="00047563" w:rsidP="00C514B1">
      <w:pPr>
        <w:pStyle w:val="Caption"/>
      </w:pPr>
      <w:r>
        <w:rPr>
          <w:noProof/>
          <w:lang w:val="de-DE"/>
        </w:rPr>
        <w:drawing>
          <wp:inline distT="0" distB="0" distL="0" distR="0" wp14:anchorId="32B17FFF" wp14:editId="13F29366">
            <wp:extent cx="5943600" cy="18243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1-02-21 at 20.28.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3A8BAAE4" w14:textId="0DBEDEEB" w:rsidR="00C514B1" w:rsidRDefault="00C514B1" w:rsidP="00C514B1">
      <w:pPr>
        <w:pStyle w:val="Caption"/>
      </w:pPr>
      <w:bookmarkStart w:id="84" w:name="_Ref62412886"/>
      <w:r>
        <w:t xml:space="preserve">Figure </w:t>
      </w:r>
      <w:fldSimple w:instr=" SEQ Figure \* ARABIC ">
        <w:r w:rsidR="0080585E">
          <w:rPr>
            <w:noProof/>
          </w:rPr>
          <w:t>6</w:t>
        </w:r>
      </w:fldSimple>
      <w:bookmarkEnd w:id="84"/>
      <w:r>
        <w:t xml:space="preserve">: </w:t>
      </w:r>
      <w:r w:rsidR="007024E5">
        <w:t>T</w:t>
      </w:r>
      <w:r>
        <w:t xml:space="preserve">he comparative representation of the values estimated for the free parameters during </w:t>
      </w:r>
      <w:r w:rsidR="00D402F6">
        <w:t>different</w:t>
      </w:r>
      <w:r>
        <w:t xml:space="preserve"> calibration </w:t>
      </w:r>
      <w:r w:rsidR="00D402F6">
        <w:t>scenarios</w:t>
      </w:r>
      <w:r>
        <w:t xml:space="preserve">. The values were scaled by dividing by the mean of the </w:t>
      </w:r>
      <w:commentRangeStart w:id="85"/>
      <w:commentRangeStart w:id="86"/>
      <w:r>
        <w:t>priors.</w:t>
      </w:r>
      <w:commentRangeEnd w:id="85"/>
      <w:r w:rsidR="003C02F9">
        <w:rPr>
          <w:rStyle w:val="CommentReference"/>
          <w:color w:val="auto"/>
        </w:rPr>
        <w:commentReference w:id="85"/>
      </w:r>
      <w:commentRangeEnd w:id="86"/>
      <w:r w:rsidR="00C134BF">
        <w:rPr>
          <w:rStyle w:val="CommentReference"/>
          <w:color w:val="auto"/>
        </w:rPr>
        <w:commentReference w:id="86"/>
      </w:r>
    </w:p>
    <w:p w14:paraId="1B27C672" w14:textId="64F794FE" w:rsidR="00C514B1" w:rsidRDefault="00C514B1" w:rsidP="004F2D87">
      <w:pPr>
        <w:pStyle w:val="Heading2"/>
      </w:pPr>
      <w:bookmarkStart w:id="87" w:name="_Ref62641087"/>
      <w:r>
        <w:t>The goodness of fit</w:t>
      </w:r>
      <w:bookmarkEnd w:id="87"/>
      <w:r>
        <w:t xml:space="preserve"> (</w:t>
      </w:r>
      <m:oMath>
        <m:sSup>
          <m:sSupPr>
            <m:ctrlPr>
              <w:rPr>
                <w:rFonts w:ascii="Cambria Math" w:hAnsi="Cambria Math"/>
                <w:i/>
              </w:rPr>
            </m:ctrlPr>
          </m:sSupPr>
          <m:e>
            <m:r>
              <m:rPr>
                <m:sty m:val="bi"/>
              </m:rPr>
              <w:rPr>
                <w:rFonts w:ascii="Cambria Math" w:hAnsi="Cambria Math"/>
              </w:rPr>
              <m:t>R</m:t>
            </m:r>
          </m:e>
          <m:sup>
            <m:r>
              <m:rPr>
                <m:sty m:val="bi"/>
              </m:rPr>
              <w:rPr>
                <w:rFonts w:ascii="Cambria Math" w:hAnsi="Cambria Math"/>
              </w:rPr>
              <m:t>2</m:t>
            </m:r>
          </m:sup>
        </m:sSup>
      </m:oMath>
      <w:r>
        <w:t>)</w:t>
      </w:r>
    </w:p>
    <w:p w14:paraId="5FF4C02E" w14:textId="575A8C66" w:rsidR="00C514B1" w:rsidRDefault="00C514B1" w:rsidP="00C514B1">
      <w:r>
        <w:t xml:space="preserve">The evolution of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134BF">
        <w:t xml:space="preserve"> </w:t>
      </w:r>
      <w:r>
        <w:t xml:space="preserve">in terms of the mean and </w:t>
      </w:r>
      <w:r w:rsidR="003204C5">
        <w:t>standard deviation</w:t>
      </w:r>
      <w:r>
        <w:t xml:space="preserve"> obtained from </w:t>
      </w:r>
      <w:r w:rsidR="00EB2546">
        <w:t xml:space="preserve">the </w:t>
      </w:r>
      <w:r>
        <w:t>100 best results during the</w:t>
      </w:r>
      <w:r w:rsidR="009115AF">
        <w:t xml:space="preserve"> iterative</w:t>
      </w:r>
      <w:r>
        <w:t xml:space="preserve"> calibration process are plotted in </w:t>
      </w:r>
      <w:r>
        <w:fldChar w:fldCharType="begin"/>
      </w:r>
      <w:r>
        <w:instrText xml:space="preserve"> REF _Ref58851829 \h </w:instrText>
      </w:r>
      <w:r>
        <w:fldChar w:fldCharType="separate"/>
      </w:r>
      <w:r>
        <w:t xml:space="preserve">Figure </w:t>
      </w:r>
      <w:r>
        <w:rPr>
          <w:noProof/>
        </w:rPr>
        <w:t>7</w:t>
      </w:r>
      <w:r>
        <w:fldChar w:fldCharType="end"/>
      </w:r>
      <w:r>
        <w:t>.</w:t>
      </w:r>
      <w:r w:rsidRPr="001C5AF2">
        <w:t xml:space="preserve"> </w:t>
      </w:r>
      <w:r>
        <w:t xml:space="preserve">The </w:t>
      </w:r>
      <w:r w:rsidR="003204C5">
        <w:t xml:space="preserve">standard deviation </w:t>
      </w:r>
      <w:r>
        <w:t xml:space="preserve">indicates the extent of the variations in the mean caused by the uncalibrated parameters. The mean and </w:t>
      </w:r>
      <w:r w:rsidR="003204C5">
        <w:t xml:space="preserve">standard deviation </w:t>
      </w:r>
      <w:r>
        <w:t xml:space="preserve">respectively increased and decreased </w:t>
      </w:r>
      <w:r w:rsidR="003653EC">
        <w:t>4</w:t>
      </w:r>
      <w:r>
        <w:t xml:space="preserve">% and </w:t>
      </w:r>
      <w:r w:rsidR="00406D55">
        <w:t>5</w:t>
      </w:r>
      <w:r>
        <w:t xml:space="preserve">% for C1, </w:t>
      </w:r>
      <w:r w:rsidR="00406D55">
        <w:t>6</w:t>
      </w:r>
      <w:r>
        <w:t xml:space="preserve">% and </w:t>
      </w:r>
      <w:r w:rsidR="00406D55">
        <w:t>46</w:t>
      </w:r>
      <w:r>
        <w:t xml:space="preserve">% for study 2, </w:t>
      </w:r>
      <w:r w:rsidR="00406D55">
        <w:t>7</w:t>
      </w:r>
      <w:r>
        <w:t xml:space="preserve">% and </w:t>
      </w:r>
      <w:r w:rsidR="00927663">
        <w:t>29</w:t>
      </w:r>
      <w:r>
        <w:t xml:space="preserve">% for C3, and </w:t>
      </w:r>
      <w:r w:rsidR="00406D55">
        <w:t>9</w:t>
      </w:r>
      <w:r>
        <w:t xml:space="preserve">% and </w:t>
      </w:r>
      <w:r w:rsidR="00406D55">
        <w:t>31</w:t>
      </w:r>
      <w:r>
        <w:t xml:space="preserve">% for C1-3 during the iteration process. </w:t>
      </w:r>
      <w:r w:rsidR="004E57FD">
        <w:t>T</w:t>
      </w:r>
      <w:r>
        <w:t xml:space="preserve">he improvements made in the first five iterations account </w:t>
      </w:r>
      <w:commentRangeStart w:id="88"/>
      <w:commentRangeStart w:id="89"/>
      <w:r>
        <w:t xml:space="preserve">for </w:t>
      </w:r>
      <w:r w:rsidR="00927663">
        <w:t>83</w:t>
      </w:r>
      <w:r>
        <w:t>% and 93% of the total improvements</w:t>
      </w:r>
      <w:r w:rsidR="004E57FD">
        <w:t xml:space="preserve"> on the mean and standard deviation</w:t>
      </w:r>
      <w:r>
        <w:t>, respectively</w:t>
      </w:r>
      <w:r w:rsidR="004E57FD">
        <w:t>, during C2 and</w:t>
      </w:r>
      <w:r>
        <w:t xml:space="preserve"> </w:t>
      </w:r>
      <w:r w:rsidR="00927663">
        <w:t>89</w:t>
      </w:r>
      <w:r>
        <w:t xml:space="preserve">% and </w:t>
      </w:r>
      <w:r w:rsidR="00927663">
        <w:t>96</w:t>
      </w:r>
      <w:r>
        <w:t xml:space="preserve">%, respectively, </w:t>
      </w:r>
      <w:r w:rsidR="004E57FD">
        <w:t>during</w:t>
      </w:r>
      <w:r>
        <w:t xml:space="preserve"> C1-3. </w:t>
      </w:r>
      <w:commentRangeEnd w:id="88"/>
      <w:r w:rsidR="008365B9">
        <w:rPr>
          <w:rStyle w:val="CommentReference"/>
        </w:rPr>
        <w:commentReference w:id="88"/>
      </w:r>
      <w:commentRangeEnd w:id="89"/>
      <w:r w:rsidR="00CB44BC">
        <w:rPr>
          <w:rStyle w:val="CommentReference"/>
        </w:rPr>
        <w:commentReference w:id="89"/>
      </w:r>
    </w:p>
    <w:p w14:paraId="4B7D8A77" w14:textId="77777777" w:rsidR="00C514B1" w:rsidRDefault="00C514B1" w:rsidP="00C514B1"/>
    <w:p w14:paraId="2A35C455" w14:textId="5967E4D7" w:rsidR="00C514B1" w:rsidRDefault="00A50BEA" w:rsidP="00C514B1">
      <w:pPr>
        <w:jc w:val="center"/>
      </w:pPr>
      <w:r>
        <w:rPr>
          <w:noProof/>
          <w:lang w:val="de-DE"/>
        </w:rPr>
        <w:lastRenderedPageBreak/>
        <w:drawing>
          <wp:inline distT="0" distB="0" distL="0" distR="0" wp14:anchorId="01C2FE27" wp14:editId="12ADBB72">
            <wp:extent cx="4358869" cy="37516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1-03-01 at 18.20.1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0516" cy="3778846"/>
                    </a:xfrm>
                    <a:prstGeom prst="rect">
                      <a:avLst/>
                    </a:prstGeom>
                  </pic:spPr>
                </pic:pic>
              </a:graphicData>
            </a:graphic>
          </wp:inline>
        </w:drawing>
      </w:r>
    </w:p>
    <w:p w14:paraId="6BB9C732" w14:textId="7494991E" w:rsidR="00C514B1" w:rsidRDefault="00C514B1" w:rsidP="00C514B1">
      <w:bookmarkStart w:id="90" w:name="_Ref58851829"/>
      <w:r>
        <w:t xml:space="preserve">Figure </w:t>
      </w:r>
      <w:fldSimple w:instr=" SEQ Figure \* ARABIC ">
        <w:r w:rsidR="00537D29">
          <w:rPr>
            <w:noProof/>
          </w:rPr>
          <w:t>7</w:t>
        </w:r>
      </w:fldSimple>
      <w:bookmarkEnd w:id="90"/>
      <w:r>
        <w:t xml:space="preserve">: The evolution of the mean and </w:t>
      </w:r>
      <w:r w:rsidR="009115AF">
        <w:t>standard deviation</w:t>
      </w:r>
      <w:r w:rsidR="003204C5">
        <w:t xml:space="preserve"> </w:t>
      </w:r>
      <w:r>
        <w:t>of the goodness of fit obtained from the 100 best results during</w:t>
      </w:r>
      <w:r w:rsidR="003204C5">
        <w:t xml:space="preserve"> different calibration scenarios.</w:t>
      </w:r>
      <w:r>
        <w:t xml:space="preserve"> </w:t>
      </w:r>
    </w:p>
    <w:p w14:paraId="511BAC98" w14:textId="7F4EA338" w:rsidR="00C514B1" w:rsidRDefault="00C514B1" w:rsidP="004F2D87">
      <w:pPr>
        <w:pStyle w:val="Heading2"/>
      </w:pPr>
      <w:bookmarkStart w:id="91" w:name="_Ref62581835"/>
      <w:bookmarkStart w:id="92" w:name="_Ref62907967"/>
      <w:r>
        <w:t>The model’s predictions</w:t>
      </w:r>
      <w:bookmarkEnd w:id="91"/>
      <w:bookmarkEnd w:id="92"/>
      <w:r>
        <w:t xml:space="preserve"> </w:t>
      </w:r>
    </w:p>
    <w:p w14:paraId="2DB91E8F" w14:textId="7B21F3D3" w:rsidR="00C514B1" w:rsidRDefault="00C514B1" w:rsidP="00C514B1">
      <w:r>
        <w:t>T</w:t>
      </w:r>
      <w:r w:rsidRPr="00011A0A">
        <w:t xml:space="preserve">he </w:t>
      </w:r>
      <w:r>
        <w:t>agent-based model</w:t>
      </w:r>
      <w:r w:rsidRPr="00011A0A">
        <w:t xml:space="preserve"> </w:t>
      </w:r>
      <w:r>
        <w:t>parametrized with the values accepted by ABC were compared against the</w:t>
      </w:r>
      <w:r w:rsidRPr="00011A0A">
        <w:t xml:space="preserve"> empirical data</w:t>
      </w:r>
      <w:r>
        <w:t xml:space="preserve"> as demonstrated in </w:t>
      </w:r>
      <w:r>
        <w:fldChar w:fldCharType="begin"/>
      </w:r>
      <w:r>
        <w:instrText xml:space="preserve"> REF _Ref58857149 \h </w:instrText>
      </w:r>
      <w:r>
        <w:fldChar w:fldCharType="separate"/>
      </w:r>
      <w:r>
        <w:t xml:space="preserve">Figure </w:t>
      </w:r>
      <w:r>
        <w:rPr>
          <w:noProof/>
        </w:rPr>
        <w:t>8</w:t>
      </w:r>
      <w:r>
        <w:fldChar w:fldCharType="end"/>
      </w:r>
      <w:r w:rsidR="00AA5E30">
        <w:t>-11</w:t>
      </w:r>
      <w:r>
        <w:t xml:space="preserve">. </w:t>
      </w:r>
      <w:r w:rsidR="00AA5E30">
        <w:t>T</w:t>
      </w:r>
      <w:r w:rsidR="000F6482">
        <w:t xml:space="preserve">he fits of the model to the data of each study given in </w:t>
      </w:r>
      <w:r w:rsidR="000F6482">
        <w:fldChar w:fldCharType="begin"/>
      </w:r>
      <w:r w:rsidR="000F6482">
        <w:instrText xml:space="preserve"> REF _Ref54267431 \h </w:instrText>
      </w:r>
      <w:r w:rsidR="000F6482">
        <w:fldChar w:fldCharType="separate"/>
      </w:r>
      <w:r w:rsidR="000F6482">
        <w:t xml:space="preserve">Table </w:t>
      </w:r>
      <w:r w:rsidR="000F6482">
        <w:rPr>
          <w:noProof/>
        </w:rPr>
        <w:t>2</w:t>
      </w:r>
      <w:r w:rsidR="000F6482">
        <w:fldChar w:fldCharType="end"/>
      </w:r>
      <w:r w:rsidR="000F6482">
        <w:t xml:space="preserve"> </w:t>
      </w:r>
      <w:r w:rsidR="00C940B7">
        <w:t>are</w:t>
      </w:r>
      <w:r w:rsidR="000F6482">
        <w:t xml:space="preserve"> </w:t>
      </w:r>
      <w:r w:rsidR="004E57FD">
        <w:t>given</w:t>
      </w:r>
      <w:r w:rsidR="000F6482">
        <w:t xml:space="preserve"> </w:t>
      </w:r>
      <w:r w:rsidR="004E57FD">
        <w:t xml:space="preserve">in </w:t>
      </w:r>
      <w:r w:rsidR="000F6482">
        <w:t xml:space="preserve">separate sections </w:t>
      </w:r>
      <w:r w:rsidR="004E57FD">
        <w:t>in the following</w:t>
      </w:r>
      <w:r w:rsidR="000F6482">
        <w:t>.</w:t>
      </w:r>
    </w:p>
    <w:p w14:paraId="529401B4" w14:textId="66E3E8D2" w:rsidR="00E30E63" w:rsidRDefault="00E30E63" w:rsidP="009E542C">
      <w:pPr>
        <w:pStyle w:val="Heading3"/>
      </w:pPr>
      <w:r>
        <w:t>Study 1</w:t>
      </w:r>
    </w:p>
    <w:p w14:paraId="31D61789" w14:textId="2505CB2A" w:rsidR="00C514B1" w:rsidRDefault="000F6482" w:rsidP="000F6482">
      <w:r>
        <w:t xml:space="preserve">The fits of the model to the data of study 1 </w:t>
      </w:r>
      <w:r w:rsidR="00C940B7">
        <w:t>are</w:t>
      </w:r>
      <w:r>
        <w:t xml:space="preserve"> given in </w:t>
      </w:r>
      <w:r>
        <w:fldChar w:fldCharType="begin"/>
      </w:r>
      <w:r>
        <w:instrText xml:space="preserve"> REF _Ref58857149 \h </w:instrText>
      </w:r>
      <w:r>
        <w:fldChar w:fldCharType="separate"/>
      </w:r>
      <w:r>
        <w:t xml:space="preserve">Figure </w:t>
      </w:r>
      <w:r>
        <w:rPr>
          <w:noProof/>
        </w:rPr>
        <w:t>8</w:t>
      </w:r>
      <w:r>
        <w:fldChar w:fldCharType="end"/>
      </w:r>
      <w:r>
        <w:t xml:space="preserve">. </w:t>
      </w:r>
      <w:r w:rsidR="00C514B1">
        <w:t xml:space="preserve">The model calibrated by C1-3 produced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514B1">
        <w:t xml:space="preserve"> of 0.</w:t>
      </w:r>
      <w:r w:rsidR="00EE33FE">
        <w:t>87</w:t>
      </w:r>
      <w:r w:rsidR="00C514B1">
        <w:t xml:space="preserve"> and 0.</w:t>
      </w:r>
      <w:r w:rsidR="00EE33FE">
        <w:t>72</w:t>
      </w:r>
      <w:r w:rsidR="00C514B1">
        <w:t xml:space="preserve"> for the live cell count and viability, respectively. Overall,</w:t>
      </w:r>
      <w:r w:rsidR="00325AE2">
        <w:t xml:space="preserve"> </w:t>
      </w:r>
      <w:r w:rsidR="005662C8">
        <w:t>Mg</w:t>
      </w:r>
      <w:r w:rsidR="005662C8">
        <w:rPr>
          <w:vertAlign w:val="superscript"/>
        </w:rPr>
        <w:t xml:space="preserve">2+ </w:t>
      </w:r>
      <w:r w:rsidR="005662C8">
        <w:t>ions</w:t>
      </w:r>
      <w:r w:rsidR="00325AE2">
        <w:t xml:space="preserve"> at</w:t>
      </w:r>
      <w:r w:rsidR="00C514B1">
        <w:t xml:space="preserve"> the concentration of 3</w:t>
      </w:r>
      <w:ins w:id="93" w:author="Helmholz,  Heike" w:date="2021-03-08T20:25:00Z">
        <w:r w:rsidR="0021039C">
          <w:t xml:space="preserve"> </w:t>
        </w:r>
      </w:ins>
      <w:r w:rsidR="00C514B1">
        <w:t xml:space="preserve">mM </w:t>
      </w:r>
      <w:r w:rsidR="004E57FD">
        <w:t>resulted in</w:t>
      </w:r>
      <w:r w:rsidR="00C514B1">
        <w:t xml:space="preserve"> the highest cell population followed by 6</w:t>
      </w:r>
      <w:r w:rsidR="00F83660">
        <w:t xml:space="preserve"> </w:t>
      </w:r>
      <w:r w:rsidR="00C514B1">
        <w:t>mM, 0.</w:t>
      </w:r>
      <w:del w:id="94" w:author="Helmholz,  Heike" w:date="2021-03-08T20:25:00Z">
        <w:r w:rsidR="00C514B1" w:rsidDel="0021039C">
          <w:delText>78</w:delText>
        </w:r>
        <w:r w:rsidR="00F83660" w:rsidDel="0021039C">
          <w:delText xml:space="preserve"> </w:delText>
        </w:r>
      </w:del>
      <w:ins w:id="95" w:author="Helmholz,  Heike" w:date="2021-03-08T20:25:00Z">
        <w:r w:rsidR="0021039C">
          <w:t xml:space="preserve">8 </w:t>
        </w:r>
      </w:ins>
      <w:r w:rsidR="00C514B1">
        <w:t>mM (control), 12</w:t>
      </w:r>
      <w:ins w:id="96" w:author="Helmholz,  Heike" w:date="2021-03-08T20:25:00Z">
        <w:r w:rsidR="0021039C">
          <w:t> </w:t>
        </w:r>
      </w:ins>
      <w:r w:rsidR="00C514B1">
        <w:t>mM, and 60</w:t>
      </w:r>
      <w:ins w:id="97" w:author="Helmholz,  Heike" w:date="2021-03-08T20:25:00Z">
        <w:r w:rsidR="0021039C">
          <w:t> </w:t>
        </w:r>
      </w:ins>
      <w:r w:rsidR="00C514B1">
        <w:t>mM</w:t>
      </w:r>
      <w:r w:rsidR="007F3D98">
        <w:t>, which was correctly explained by the model</w:t>
      </w:r>
      <w:r>
        <w:t xml:space="preserve">. </w:t>
      </w:r>
      <w:r w:rsidR="00C514B1">
        <w:t xml:space="preserve">For the case of viability, the model closely reproduced the culture data given for </w:t>
      </w:r>
      <w:r w:rsidR="00D156B7">
        <w:t>Mg</w:t>
      </w:r>
      <w:r w:rsidR="00D156B7">
        <w:rPr>
          <w:vertAlign w:val="superscript"/>
        </w:rPr>
        <w:t xml:space="preserve">2+ </w:t>
      </w:r>
      <w:r w:rsidR="00D156B7">
        <w:t xml:space="preserve">ions concentration of </w:t>
      </w:r>
      <w:r w:rsidR="00C514B1">
        <w:t>60</w:t>
      </w:r>
      <w:r w:rsidR="00F83660">
        <w:t xml:space="preserve"> </w:t>
      </w:r>
      <w:r w:rsidR="00C514B1">
        <w:t xml:space="preserve">mM </w:t>
      </w:r>
      <w:r w:rsidR="004E57FD">
        <w:t>but</w:t>
      </w:r>
      <w:r w:rsidR="00C514B1">
        <w:t xml:space="preserve"> overestimated the rest. Once calibrated against C1, the model’s predictions</w:t>
      </w:r>
      <w:r w:rsidR="00325AE2">
        <w:t xml:space="preserve"> for the viability</w:t>
      </w:r>
      <w:r w:rsidR="00C514B1">
        <w:t xml:space="preserve"> were </w:t>
      </w:r>
      <w:r w:rsidR="00325AE2">
        <w:t>considerably</w:t>
      </w:r>
      <w:r w:rsidR="00C514B1">
        <w:t xml:space="preserve"> improved, i.e.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134BF">
        <w:t xml:space="preserve"> </w:t>
      </w:r>
      <w:r w:rsidR="00C514B1">
        <w:t>increased from 0.</w:t>
      </w:r>
      <w:r w:rsidR="00D156B7">
        <w:t>72</w:t>
      </w:r>
      <w:r w:rsidR="00C514B1">
        <w:t xml:space="preserve"> to 0.9</w:t>
      </w:r>
      <w:r w:rsidR="00D156B7">
        <w:t>1</w:t>
      </w:r>
      <w:r w:rsidR="00C514B1">
        <w:t xml:space="preserve">. The model was able to closely match the culture data for all </w:t>
      </w:r>
      <w:r w:rsidR="00D156B7">
        <w:t>Mg</w:t>
      </w:r>
      <w:r w:rsidR="00D156B7">
        <w:rPr>
          <w:vertAlign w:val="superscript"/>
        </w:rPr>
        <w:t xml:space="preserve">2+ </w:t>
      </w:r>
      <w:r w:rsidR="00D156B7">
        <w:t>ions</w:t>
      </w:r>
      <w:r w:rsidR="00C514B1">
        <w:t>. The simulation outcomes showed little change in the case of the live cell count comparing C1</w:t>
      </w:r>
      <w:r w:rsidR="00325AE2">
        <w:t xml:space="preserve"> to C1-3</w:t>
      </w:r>
      <w:r>
        <w:t>.</w:t>
      </w:r>
    </w:p>
    <w:p w14:paraId="7D51B676" w14:textId="1B3C46DC" w:rsidR="00C514B1" w:rsidRPr="001E1569" w:rsidRDefault="00EB1D02" w:rsidP="00C514B1">
      <w:pPr>
        <w:jc w:val="center"/>
      </w:pPr>
      <w:r>
        <w:rPr>
          <w:noProof/>
          <w:lang w:val="de-DE"/>
        </w:rPr>
        <w:lastRenderedPageBreak/>
        <w:drawing>
          <wp:inline distT="0" distB="0" distL="0" distR="0" wp14:anchorId="72771C64" wp14:editId="14CA6967">
            <wp:extent cx="4830916" cy="4042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2-28 at 00.12.4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2153" cy="4051681"/>
                    </a:xfrm>
                    <a:prstGeom prst="rect">
                      <a:avLst/>
                    </a:prstGeom>
                  </pic:spPr>
                </pic:pic>
              </a:graphicData>
            </a:graphic>
          </wp:inline>
        </w:drawing>
      </w:r>
    </w:p>
    <w:p w14:paraId="42D1C8F3" w14:textId="41ECA6B7" w:rsidR="00C514B1" w:rsidRDefault="00C514B1" w:rsidP="00C514B1">
      <w:pPr>
        <w:pStyle w:val="Caption"/>
      </w:pPr>
      <w:bookmarkStart w:id="98" w:name="_Ref58857149"/>
      <w:r>
        <w:t xml:space="preserve">Figure </w:t>
      </w:r>
      <w:fldSimple w:instr=" SEQ Figure \* ARABIC ">
        <w:r w:rsidR="00537D29">
          <w:rPr>
            <w:noProof/>
          </w:rPr>
          <w:t>8</w:t>
        </w:r>
      </w:fldSimple>
      <w:bookmarkEnd w:id="98"/>
      <w:r>
        <w:t>: Fits of the model</w:t>
      </w:r>
      <w:r w:rsidR="00424793">
        <w:t xml:space="preserve"> calibrated by C1-3 and C1</w:t>
      </w:r>
      <w:r>
        <w:t xml:space="preserve"> to the empirical data of study 1. Bars indicate the average of the best 100 simulations (S-) and the corresponding empirical data (E-) for </w:t>
      </w:r>
      <w:del w:id="99" w:author="Helmholz,  Heike" w:date="2021-03-08T20:28:00Z">
        <w:r w:rsidDel="0021039C">
          <w:delText xml:space="preserve">different </w:delText>
        </w:r>
      </w:del>
      <w:ins w:id="100" w:author="Helmholz,  Heike" w:date="2021-03-08T20:28:00Z">
        <w:r w:rsidR="0021039C">
          <w:t xml:space="preserve">increasing </w:t>
        </w:r>
      </w:ins>
      <w:r w:rsidR="005662C8">
        <w:t>Mg</w:t>
      </w:r>
      <w:r w:rsidR="005662C8">
        <w:rPr>
          <w:vertAlign w:val="superscript"/>
        </w:rPr>
        <w:t xml:space="preserve">2+ </w:t>
      </w:r>
      <w:r w:rsidR="005662C8">
        <w:t>ion</w:t>
      </w:r>
      <w:del w:id="101" w:author="Helmholz,  Heike" w:date="2021-03-08T20:28:00Z">
        <w:r w:rsidR="005662C8" w:rsidDel="0021039C">
          <w:delText>s</w:delText>
        </w:r>
      </w:del>
      <w:r>
        <w:t xml:space="preserve"> concentrations. The error bars belong to the simulation results and indicate the </w:t>
      </w:r>
      <w:r w:rsidR="003204C5">
        <w:t xml:space="preserve">standard deviation </w:t>
      </w:r>
      <w:r w:rsidR="00424793">
        <w:t>of</w:t>
      </w:r>
      <w:r>
        <w:t xml:space="preserve"> the 100 best fits. </w:t>
      </w:r>
      <m:oMath>
        <m:acc>
          <m:accPr>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oMath>
      <w:r>
        <w:t xml:space="preserve"> is the average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134BF">
        <w:t xml:space="preserve"> </w:t>
      </w:r>
      <w:r>
        <w:t xml:space="preserve">calculated for each measurement </w:t>
      </w:r>
      <w:proofErr w:type="gramStart"/>
      <w:r>
        <w:t>item.</w:t>
      </w:r>
      <w:proofErr w:type="gramEnd"/>
      <w:r>
        <w:t xml:space="preserve"> </w:t>
      </w:r>
    </w:p>
    <w:p w14:paraId="3242EDA5" w14:textId="643732A4" w:rsidR="00E30E63" w:rsidRDefault="00E30E63" w:rsidP="009E542C">
      <w:pPr>
        <w:pStyle w:val="Heading3"/>
      </w:pPr>
      <w:r>
        <w:t>Study 2</w:t>
      </w:r>
    </w:p>
    <w:p w14:paraId="0516E454" w14:textId="47301492" w:rsidR="00C514B1" w:rsidRDefault="000F6482" w:rsidP="000F6482">
      <w:r>
        <w:t xml:space="preserve">The fits of the model to the data of study </w:t>
      </w:r>
      <w:r w:rsidR="003D7B43">
        <w:t>2</w:t>
      </w:r>
      <w:r>
        <w:t xml:space="preserve"> </w:t>
      </w:r>
      <w:r w:rsidR="00C940B7">
        <w:t>are</w:t>
      </w:r>
      <w:r>
        <w:t xml:space="preserve"> given in </w:t>
      </w:r>
      <w:r>
        <w:fldChar w:fldCharType="begin"/>
      </w:r>
      <w:r>
        <w:instrText xml:space="preserve"> REF _Ref58938501 \h </w:instrText>
      </w:r>
      <w:r>
        <w:fldChar w:fldCharType="separate"/>
      </w:r>
      <w:r>
        <w:t xml:space="preserve">Figure </w:t>
      </w:r>
      <w:r>
        <w:rPr>
          <w:noProof/>
        </w:rPr>
        <w:t>9</w:t>
      </w:r>
      <w:r>
        <w:fldChar w:fldCharType="end"/>
      </w:r>
      <w:r>
        <w:t xml:space="preserve"> and </w:t>
      </w:r>
      <w:r>
        <w:fldChar w:fldCharType="begin"/>
      </w:r>
      <w:r>
        <w:instrText xml:space="preserve"> REF _Ref64562742 \h </w:instrText>
      </w:r>
      <w:r>
        <w:fldChar w:fldCharType="separate"/>
      </w:r>
      <w:r>
        <w:t xml:space="preserve">Figure </w:t>
      </w:r>
      <w:r>
        <w:rPr>
          <w:noProof/>
        </w:rPr>
        <w:t>10</w:t>
      </w:r>
      <w:r>
        <w:fldChar w:fldCharType="end"/>
      </w:r>
      <w:r>
        <w:t xml:space="preserve">. </w:t>
      </w:r>
      <w:r w:rsidR="00C514B1">
        <w:t xml:space="preserve">The model calibrated by C1-3 </w:t>
      </w:r>
      <w:r w:rsidR="004E57FD">
        <w:t>resulted in</w:t>
      </w:r>
      <w:r w:rsidR="00C514B1">
        <w:t xml:space="preserve"> an average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134BF">
        <w:t xml:space="preserve"> </w:t>
      </w:r>
      <w:r w:rsidR="00C514B1">
        <w:t>of 0.</w:t>
      </w:r>
      <w:r w:rsidR="00476E66">
        <w:t>72</w:t>
      </w:r>
      <w:r w:rsidR="00C514B1">
        <w:t xml:space="preserve"> for DNA</w:t>
      </w:r>
      <w:ins w:id="102" w:author="Helmholz,  Heike" w:date="2021-03-08T20:29:00Z">
        <w:r w:rsidR="0021039C">
          <w:t xml:space="preserve"> content</w:t>
        </w:r>
      </w:ins>
      <w:r w:rsidR="00C514B1">
        <w:t xml:space="preserve"> (see </w:t>
      </w:r>
      <w:r w:rsidR="00C514B1">
        <w:fldChar w:fldCharType="begin"/>
      </w:r>
      <w:r w:rsidR="00C514B1">
        <w:instrText xml:space="preserve"> REF _Ref58938501 \h </w:instrText>
      </w:r>
      <w:r w:rsidR="00C514B1">
        <w:fldChar w:fldCharType="separate"/>
      </w:r>
      <w:r>
        <w:t xml:space="preserve">Figure </w:t>
      </w:r>
      <w:r>
        <w:rPr>
          <w:noProof/>
        </w:rPr>
        <w:t>9</w:t>
      </w:r>
      <w:r w:rsidR="00C514B1">
        <w:fldChar w:fldCharType="end"/>
      </w:r>
      <w:r w:rsidR="00C514B1">
        <w:t xml:space="preserve">). The model was able to capture the decreasing trend of the DNA content in the course of experiments from day 7 to 21. The model was also in agreement with the culture data in terms of predicting higher DNA contents for </w:t>
      </w:r>
      <w:r w:rsidR="00037799">
        <w:t xml:space="preserve">the </w:t>
      </w:r>
      <w:r w:rsidR="00C514B1">
        <w:t>Mg</w:t>
      </w:r>
      <w:r w:rsidR="00037799">
        <w:rPr>
          <w:vertAlign w:val="superscript"/>
        </w:rPr>
        <w:t>2+</w:t>
      </w:r>
      <w:r w:rsidR="00037799">
        <w:t xml:space="preserve"> ions concentration of</w:t>
      </w:r>
      <w:r w:rsidR="00C514B1">
        <w:t xml:space="preserve"> 5</w:t>
      </w:r>
      <w:r w:rsidR="00037799">
        <w:t xml:space="preserve"> </w:t>
      </w:r>
      <w:r w:rsidR="00C514B1">
        <w:t>mM compared to the control. However, there was an overall overestimation in the predictions made on the day 7 and 14</w:t>
      </w:r>
      <w:r w:rsidR="00CB028D">
        <w:t xml:space="preserve"> for both causes</w:t>
      </w:r>
      <w:r>
        <w:t xml:space="preserve">. </w:t>
      </w:r>
      <w:r w:rsidR="00C514B1">
        <w:t xml:space="preserve">Once calibrated by C2,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134BF">
        <w:t xml:space="preserve"> </w:t>
      </w:r>
      <w:r w:rsidR="00C514B1">
        <w:t>improved from 0.</w:t>
      </w:r>
      <w:r w:rsidR="00037799">
        <w:t>72</w:t>
      </w:r>
      <w:r w:rsidR="00C514B1">
        <w:t xml:space="preserve"> to 0.9</w:t>
      </w:r>
      <w:r w:rsidR="00037799">
        <w:t>1</w:t>
      </w:r>
      <w:r w:rsidR="00C514B1">
        <w:t>, and the model’s predictions closely matched the culture data in terms of trends and exact values</w:t>
      </w:r>
      <w:r>
        <w:t xml:space="preserve"> (see </w:t>
      </w:r>
      <w:r>
        <w:fldChar w:fldCharType="begin"/>
      </w:r>
      <w:r>
        <w:instrText xml:space="preserve"> REF _Ref58938501 \h </w:instrText>
      </w:r>
      <w:r>
        <w:fldChar w:fldCharType="separate"/>
      </w:r>
      <w:r w:rsidR="003D7B43">
        <w:t xml:space="preserve">Figure </w:t>
      </w:r>
      <w:r w:rsidR="003D7B43">
        <w:rPr>
          <w:noProof/>
        </w:rPr>
        <w:t>9</w:t>
      </w:r>
      <w:r>
        <w:fldChar w:fldCharType="end"/>
      </w:r>
      <w:r>
        <w:t>)</w:t>
      </w:r>
      <w:r w:rsidR="00C514B1">
        <w:t xml:space="preserve">. </w:t>
      </w:r>
    </w:p>
    <w:p w14:paraId="74324F38" w14:textId="6C7D0624" w:rsidR="003D7B43" w:rsidRDefault="003D7B43" w:rsidP="003D7B43">
      <w:pPr>
        <w:jc w:val="center"/>
      </w:pPr>
    </w:p>
    <w:p w14:paraId="764E8FE8" w14:textId="506A2733" w:rsidR="00252AE5" w:rsidRPr="00242DB0" w:rsidRDefault="00EB1D02" w:rsidP="003D7B43">
      <w:pPr>
        <w:jc w:val="center"/>
      </w:pPr>
      <w:r>
        <w:rPr>
          <w:noProof/>
          <w:lang w:val="de-DE"/>
        </w:rPr>
        <w:lastRenderedPageBreak/>
        <w:drawing>
          <wp:inline distT="0" distB="0" distL="0" distR="0" wp14:anchorId="136E9FEE" wp14:editId="775CF118">
            <wp:extent cx="3457072" cy="6339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2-28 at 00.13.48.png"/>
                    <pic:cNvPicPr/>
                  </pic:nvPicPr>
                  <pic:blipFill>
                    <a:blip r:embed="rId21">
                      <a:extLst>
                        <a:ext uri="{28A0092B-C50C-407E-A947-70E740481C1C}">
                          <a14:useLocalDpi xmlns:a14="http://schemas.microsoft.com/office/drawing/2010/main" val="0"/>
                        </a:ext>
                      </a:extLst>
                    </a:blip>
                    <a:stretch>
                      <a:fillRect/>
                    </a:stretch>
                  </pic:blipFill>
                  <pic:spPr>
                    <a:xfrm>
                      <a:off x="0" y="0"/>
                      <a:ext cx="3481918" cy="6385404"/>
                    </a:xfrm>
                    <a:prstGeom prst="rect">
                      <a:avLst/>
                    </a:prstGeom>
                  </pic:spPr>
                </pic:pic>
              </a:graphicData>
            </a:graphic>
          </wp:inline>
        </w:drawing>
      </w:r>
    </w:p>
    <w:p w14:paraId="73FAB658" w14:textId="674A939D" w:rsidR="003D7B43" w:rsidRDefault="003D7B43" w:rsidP="003D7B43">
      <w:pPr>
        <w:pStyle w:val="Caption"/>
      </w:pPr>
      <w:bookmarkStart w:id="103" w:name="_Ref58938501"/>
      <w:r>
        <w:t xml:space="preserve">Figure </w:t>
      </w:r>
      <w:fldSimple w:instr=" SEQ Figure \* ARABIC ">
        <w:r>
          <w:rPr>
            <w:noProof/>
          </w:rPr>
          <w:t>9</w:t>
        </w:r>
      </w:fldSimple>
      <w:bookmarkEnd w:id="103"/>
      <w:r>
        <w:t xml:space="preserve">: Fits of the model calibrated by C1-3 and C2 to the empirical data of study 2. Bars indicate the average of the best 100 simulations (S-) and the corresponding empirical data (E-) for different Mg concentrations. The error bars belong to the simulation results and indicate the standard deviation of the 100 best fits. </w:t>
      </w:r>
      <m:oMath>
        <m:acc>
          <m:accPr>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oMath>
      <w:r>
        <w:t xml:space="preserve"> is the average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134BF">
        <w:t xml:space="preserve"> </w:t>
      </w:r>
      <w:r>
        <w:t xml:space="preserve">calculated for each measurement </w:t>
      </w:r>
      <w:proofErr w:type="gramStart"/>
      <w:r>
        <w:t>item.</w:t>
      </w:r>
      <w:proofErr w:type="gramEnd"/>
      <w:r>
        <w:tab/>
      </w:r>
    </w:p>
    <w:p w14:paraId="5A421A05" w14:textId="7C0B3AA7" w:rsidR="00C514B1" w:rsidRDefault="00C514B1" w:rsidP="00CB028D">
      <w:r>
        <w:t xml:space="preserve">For the case of </w:t>
      </w:r>
      <w:commentRangeStart w:id="104"/>
      <w:r>
        <w:t>ALP</w:t>
      </w:r>
      <w:commentRangeEnd w:id="104"/>
      <w:r w:rsidR="00B07E32">
        <w:rPr>
          <w:rStyle w:val="CommentReference"/>
        </w:rPr>
        <w:commentReference w:id="104"/>
      </w:r>
      <w:r>
        <w:t xml:space="preserve"> and OC, the model calibrated by C1-3 resulted in average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0.9</w:t>
      </w:r>
      <w:r w:rsidR="00037799">
        <w:t>1</w:t>
      </w:r>
      <w:r>
        <w:t>, and 0.</w:t>
      </w:r>
      <w:r w:rsidR="00037799">
        <w:t>77</w:t>
      </w:r>
      <w:r>
        <w:t xml:space="preserve">, respectively (see </w:t>
      </w:r>
      <w:r>
        <w:fldChar w:fldCharType="begin"/>
      </w:r>
      <w:r>
        <w:instrText xml:space="preserve"> REF _Ref58938501 \h </w:instrText>
      </w:r>
      <w:r>
        <w:fldChar w:fldCharType="separate"/>
      </w:r>
      <w:r w:rsidR="000F6482">
        <w:t xml:space="preserve">Figure </w:t>
      </w:r>
      <w:r w:rsidR="000F6482">
        <w:rPr>
          <w:noProof/>
        </w:rPr>
        <w:t>9</w:t>
      </w:r>
      <w:r>
        <w:fldChar w:fldCharType="end"/>
      </w:r>
      <w:r>
        <w:t xml:space="preserve">). </w:t>
      </w:r>
      <w:r w:rsidR="00CB028D">
        <w:t xml:space="preserve">The culture experiments </w:t>
      </w:r>
      <w:r>
        <w:t>reported higher</w:t>
      </w:r>
      <w:r w:rsidR="00CB028D">
        <w:t xml:space="preserve"> ALP</w:t>
      </w:r>
      <w:r>
        <w:t xml:space="preserve"> for </w:t>
      </w:r>
      <w:r w:rsidR="00037799">
        <w:t xml:space="preserve">the </w:t>
      </w:r>
      <w:r w:rsidRPr="00037799">
        <w:t>Mg</w:t>
      </w:r>
      <w:r w:rsidR="00037799">
        <w:rPr>
          <w:vertAlign w:val="superscript"/>
        </w:rPr>
        <w:t>2+</w:t>
      </w:r>
      <w:r w:rsidRPr="00037799">
        <w:t xml:space="preserve"> </w:t>
      </w:r>
      <w:r w:rsidR="00037799" w:rsidRPr="00037799">
        <w:t xml:space="preserve">ions concentration of </w:t>
      </w:r>
      <w:r w:rsidRPr="00037799">
        <w:t>5</w:t>
      </w:r>
      <w:r w:rsidR="00037799" w:rsidRPr="00037799">
        <w:t xml:space="preserve"> </w:t>
      </w:r>
      <w:r w:rsidRPr="00037799">
        <w:t>mM</w:t>
      </w:r>
      <w:r>
        <w:t xml:space="preserve"> on day 7 and lower on day 14 compared to the control, which was correctly captured by the model. The OC content was reported lower for </w:t>
      </w:r>
      <w:r w:rsidR="00037799">
        <w:t xml:space="preserve">the </w:t>
      </w:r>
      <w:r w:rsidR="00037799" w:rsidRPr="00037799">
        <w:t>Mg</w:t>
      </w:r>
      <w:r w:rsidR="00037799">
        <w:rPr>
          <w:vertAlign w:val="superscript"/>
        </w:rPr>
        <w:t>2+</w:t>
      </w:r>
      <w:r w:rsidR="00037799" w:rsidRPr="00037799">
        <w:t xml:space="preserve"> ions concentration</w:t>
      </w:r>
      <w:r w:rsidR="00037799">
        <w:t xml:space="preserve"> of</w:t>
      </w:r>
      <w:r w:rsidRPr="00037799">
        <w:t xml:space="preserve"> 5 mM</w:t>
      </w:r>
      <w:r>
        <w:t xml:space="preserve"> compared to the control in all </w:t>
      </w:r>
      <w:r>
        <w:lastRenderedPageBreak/>
        <w:t xml:space="preserve">three time points, which was also captured by the model (see </w:t>
      </w:r>
      <w:r>
        <w:fldChar w:fldCharType="begin"/>
      </w:r>
      <w:r>
        <w:instrText xml:space="preserve"> REF _Ref58938501 \h </w:instrText>
      </w:r>
      <w:r>
        <w:fldChar w:fldCharType="separate"/>
      </w:r>
      <w:r>
        <w:t xml:space="preserve">Figure </w:t>
      </w:r>
      <w:r>
        <w:rPr>
          <w:noProof/>
        </w:rPr>
        <w:t>9</w:t>
      </w:r>
      <w:r>
        <w:fldChar w:fldCharType="end"/>
      </w:r>
      <w:r>
        <w:t xml:space="preserve">). However, the model predicted an increase in OC content from day 7 to 21 which was not in </w:t>
      </w:r>
      <w:r w:rsidR="00CB028D">
        <w:t xml:space="preserve">close </w:t>
      </w:r>
      <w:r>
        <w:t xml:space="preserve">agreement with the data. Also, the model underestimated the OC content reported for the control in all three measurement points. Once calibrated by C2, </w:t>
      </w:r>
      <w:r w:rsidR="00CB028D">
        <w:t xml:space="preserve">the predictions of the model for the OC content were closer to the </w:t>
      </w:r>
      <w:del w:id="105" w:author="Helmholz,  Heike" w:date="2021-03-08T20:38:00Z">
        <w:r w:rsidR="00CB028D" w:rsidDel="00B07E32">
          <w:delText xml:space="preserve">culture </w:delText>
        </w:r>
      </w:del>
      <w:ins w:id="106" w:author="Helmholz,  Heike" w:date="2021-03-08T20:38:00Z">
        <w:r w:rsidR="00B07E32">
          <w:t xml:space="preserve">experimental </w:t>
        </w:r>
      </w:ins>
      <w:r w:rsidR="00CB028D">
        <w:t xml:space="preserve">data </w:t>
      </w:r>
      <w:commentRangeStart w:id="107"/>
      <w:commentRangeStart w:id="108"/>
      <w:r w:rsidR="00CB028D">
        <w:t>with</w:t>
      </w:r>
      <w:r>
        <w:t xml:space="preserve"> </w:t>
      </w:r>
      <w:r w:rsidR="00037799">
        <w:t>8</w:t>
      </w:r>
      <w:r>
        <w:t xml:space="preserve">% improvements in </w:t>
      </w:r>
      <w:commentRangeEnd w:id="107"/>
      <w:r w:rsidR="00047598">
        <w:rPr>
          <w:rStyle w:val="CommentReference"/>
        </w:rPr>
        <w:commentReference w:id="107"/>
      </w:r>
      <w:commentRangeEnd w:id="108"/>
      <w:r w:rsidR="00037799">
        <w:rPr>
          <w:rStyle w:val="CommentReference"/>
        </w:rPr>
        <w:commentReference w:id="108"/>
      </w:r>
      <w:r>
        <w:t xml:space="preserve">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(see </w:t>
      </w:r>
      <w:r>
        <w:fldChar w:fldCharType="begin"/>
      </w:r>
      <w:r>
        <w:instrText xml:space="preserve"> REF _Ref58938501 \h </w:instrText>
      </w:r>
      <w:r>
        <w:fldChar w:fldCharType="separate"/>
      </w:r>
      <w:r>
        <w:t xml:space="preserve">Figure </w:t>
      </w:r>
      <w:r>
        <w:rPr>
          <w:noProof/>
        </w:rPr>
        <w:t>9</w:t>
      </w:r>
      <w:r>
        <w:fldChar w:fldCharType="end"/>
      </w:r>
      <w:r>
        <w:t>)</w:t>
      </w:r>
      <w:r w:rsidR="00CB028D">
        <w:t xml:space="preserve">. </w:t>
      </w:r>
    </w:p>
    <w:p w14:paraId="0F769515" w14:textId="70FA6C3A" w:rsidR="003D7B43" w:rsidRDefault="00EB1D02" w:rsidP="003D7B43">
      <w:pPr>
        <w:jc w:val="center"/>
      </w:pPr>
      <w:r>
        <w:rPr>
          <w:noProof/>
          <w:lang w:val="de-DE"/>
        </w:rPr>
        <w:drawing>
          <wp:inline distT="0" distB="0" distL="0" distR="0" wp14:anchorId="5216EDCC" wp14:editId="47891E53">
            <wp:extent cx="3162935" cy="40544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1-02-28 at 00.14.31.png"/>
                    <pic:cNvPicPr/>
                  </pic:nvPicPr>
                  <pic:blipFill>
                    <a:blip r:embed="rId22">
                      <a:extLst>
                        <a:ext uri="{28A0092B-C50C-407E-A947-70E740481C1C}">
                          <a14:useLocalDpi xmlns:a14="http://schemas.microsoft.com/office/drawing/2010/main" val="0"/>
                        </a:ext>
                      </a:extLst>
                    </a:blip>
                    <a:stretch>
                      <a:fillRect/>
                    </a:stretch>
                  </pic:blipFill>
                  <pic:spPr>
                    <a:xfrm>
                      <a:off x="0" y="0"/>
                      <a:ext cx="3192554" cy="4092466"/>
                    </a:xfrm>
                    <a:prstGeom prst="rect">
                      <a:avLst/>
                    </a:prstGeom>
                  </pic:spPr>
                </pic:pic>
              </a:graphicData>
            </a:graphic>
          </wp:inline>
        </w:drawing>
      </w:r>
    </w:p>
    <w:p w14:paraId="5615D319" w14:textId="16C265A5" w:rsidR="003D7B43" w:rsidRDefault="003D7B43" w:rsidP="003D7B43">
      <w:pPr>
        <w:pStyle w:val="Caption"/>
      </w:pPr>
      <w:bookmarkStart w:id="109" w:name="_Ref64562742"/>
      <w:r>
        <w:t xml:space="preserve">Figure </w:t>
      </w:r>
      <w:fldSimple w:instr=" SEQ Figure \* ARABIC ">
        <w:r>
          <w:rPr>
            <w:noProof/>
          </w:rPr>
          <w:t>10</w:t>
        </w:r>
      </w:fldSimple>
      <w:bookmarkEnd w:id="109"/>
      <w:r>
        <w:t xml:space="preserve">: Fits of the model calibrated by C1-3 and C2 to the empirical data of study 2. Bars indicate the average of the best 100 simulations (S-) and the corresponding empirical data (E-) for different Mg concentrations. The error bars belong to the simulation results and indicate the standard deviation of the 100 best fits. </w:t>
      </w:r>
      <m:oMath>
        <m:acc>
          <m:accPr>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oMath>
      <w:r>
        <w:t xml:space="preserve"> is the average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134BF">
        <w:t xml:space="preserve"> </w:t>
      </w:r>
      <w:r>
        <w:t xml:space="preserve">calculated for each measurement </w:t>
      </w:r>
      <w:proofErr w:type="gramStart"/>
      <w:r>
        <w:t>item.</w:t>
      </w:r>
      <w:proofErr w:type="gramEnd"/>
      <w:r>
        <w:tab/>
      </w:r>
    </w:p>
    <w:p w14:paraId="34ED11CD" w14:textId="4E3C3F26" w:rsidR="00C514B1" w:rsidRDefault="00C514B1" w:rsidP="00C514B1">
      <w:r>
        <w:t xml:space="preserve">The model calibrated by C1-3 produced </w:t>
      </w:r>
      <w:r w:rsidR="000F6482">
        <w:t xml:space="preserve">the </w:t>
      </w:r>
      <w:r>
        <w:t xml:space="preserve">average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0.</w:t>
      </w:r>
      <w:r w:rsidR="00037799">
        <w:t>7</w:t>
      </w:r>
      <w:r>
        <w:t>3 and 0.</w:t>
      </w:r>
      <w:r w:rsidR="00037799">
        <w:t>59</w:t>
      </w:r>
      <w:r>
        <w:t xml:space="preserve"> for the growth factors of </w:t>
      </w:r>
      <w:r w:rsidR="00691AC0">
        <w:t>TGF-β1</w:t>
      </w:r>
      <w:r>
        <w:t xml:space="preserve"> and </w:t>
      </w:r>
      <w:r w:rsidR="00691AC0">
        <w:t>BMP2</w:t>
      </w:r>
      <w:r>
        <w:t>, respectively (see</w:t>
      </w:r>
      <w:r w:rsidR="000F6482">
        <w:t xml:space="preserve"> </w:t>
      </w:r>
      <w:r w:rsidR="000F6482">
        <w:fldChar w:fldCharType="begin"/>
      </w:r>
      <w:r w:rsidR="000F6482">
        <w:instrText xml:space="preserve"> REF _Ref64562742 \h </w:instrText>
      </w:r>
      <w:r w:rsidR="000F6482">
        <w:fldChar w:fldCharType="separate"/>
      </w:r>
      <w:r w:rsidR="000F6482">
        <w:t xml:space="preserve">Figure </w:t>
      </w:r>
      <w:r w:rsidR="000F6482">
        <w:rPr>
          <w:noProof/>
        </w:rPr>
        <w:t>10</w:t>
      </w:r>
      <w:r w:rsidR="000F6482">
        <w:fldChar w:fldCharType="end"/>
      </w:r>
      <w:r>
        <w:t xml:space="preserve">). For both </w:t>
      </w:r>
      <w:commentRangeStart w:id="110"/>
      <w:r w:rsidR="00691AC0">
        <w:t>TGF-β1</w:t>
      </w:r>
      <w:r>
        <w:t xml:space="preserve"> and </w:t>
      </w:r>
      <w:r w:rsidR="00691AC0">
        <w:t>BMP2</w:t>
      </w:r>
      <w:commentRangeEnd w:id="110"/>
      <w:r w:rsidR="00B07E32">
        <w:rPr>
          <w:rStyle w:val="CommentReference"/>
        </w:rPr>
        <w:commentReference w:id="110"/>
      </w:r>
      <w:r>
        <w:t xml:space="preserve">, the </w:t>
      </w:r>
      <w:ins w:id="111" w:author="Helmholz,  Heike" w:date="2021-03-08T20:40:00Z">
        <w:r w:rsidR="00B07E32">
          <w:t xml:space="preserve">cell </w:t>
        </w:r>
      </w:ins>
      <w:r>
        <w:t xml:space="preserve">culture data reported lower values for </w:t>
      </w:r>
      <w:r w:rsidR="00037799">
        <w:t xml:space="preserve">the </w:t>
      </w:r>
      <w:ins w:id="112" w:author="Helmholz,  Heike" w:date="2021-03-08T20:40:00Z">
        <w:r w:rsidR="00B07E32">
          <w:t xml:space="preserve">condition of 5 mM </w:t>
        </w:r>
      </w:ins>
      <w:r>
        <w:t>Mg</w:t>
      </w:r>
      <w:del w:id="113" w:author="Helmholz,  Heike" w:date="2021-03-08T20:40:00Z">
        <w:r w:rsidR="00037799" w:rsidDel="00B07E32">
          <w:rPr>
            <w:vertAlign w:val="superscript"/>
          </w:rPr>
          <w:delText>2+</w:delText>
        </w:r>
        <w:r w:rsidDel="00B07E32">
          <w:delText xml:space="preserve"> </w:delText>
        </w:r>
        <w:r w:rsidR="00037799" w:rsidDel="00B07E32">
          <w:delText xml:space="preserve">concentration of </w:delText>
        </w:r>
        <w:r w:rsidDel="00B07E32">
          <w:delText>5</w:delText>
        </w:r>
        <w:r w:rsidR="00037799" w:rsidDel="00B07E32">
          <w:delText xml:space="preserve"> </w:delText>
        </w:r>
        <w:r w:rsidDel="00B07E32">
          <w:delText>mM</w:delText>
        </w:r>
      </w:del>
      <w:r>
        <w:t xml:space="preserve"> compared to the control in all three time</w:t>
      </w:r>
      <w:r w:rsidR="003D7B43">
        <w:t xml:space="preserve"> points</w:t>
      </w:r>
      <w:r>
        <w:t xml:space="preserve">, which was also captured by the model. However, the non-linearity shown in the data, in particular the sharp jump on day 14 of </w:t>
      </w:r>
      <w:r w:rsidR="00691AC0">
        <w:t>BMP2</w:t>
      </w:r>
      <w:r>
        <w:t>, was not seen in the model</w:t>
      </w:r>
      <w:r w:rsidR="003D7B43">
        <w:t xml:space="preserve">. </w:t>
      </w:r>
      <w:r>
        <w:t xml:space="preserve">Once calibrated by C2, the obtained average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134BF">
        <w:t xml:space="preserve"> </w:t>
      </w:r>
      <w:r w:rsidR="003D7B43">
        <w:t xml:space="preserve">increased </w:t>
      </w:r>
      <w:r>
        <w:t>from 0.</w:t>
      </w:r>
      <w:r w:rsidR="00037799">
        <w:t>7</w:t>
      </w:r>
      <w:r>
        <w:t>3 to 0.</w:t>
      </w:r>
      <w:r w:rsidR="00037799">
        <w:t>76</w:t>
      </w:r>
      <w:r>
        <w:t xml:space="preserve"> for </w:t>
      </w:r>
      <w:r w:rsidR="00691AC0">
        <w:t>TGF-β1</w:t>
      </w:r>
      <w:r>
        <w:t xml:space="preserve"> and from 0.</w:t>
      </w:r>
      <w:r w:rsidR="00037799">
        <w:t>59</w:t>
      </w:r>
      <w:r>
        <w:t xml:space="preserve"> to 0.</w:t>
      </w:r>
      <w:r w:rsidR="00037799">
        <w:t>68</w:t>
      </w:r>
      <w:r>
        <w:t xml:space="preserve"> for </w:t>
      </w:r>
      <w:r w:rsidR="00691AC0">
        <w:t>BMP2</w:t>
      </w:r>
      <w:r>
        <w:t xml:space="preserve">. However, the model was still </w:t>
      </w:r>
      <w:r w:rsidR="00037799">
        <w:t>not in a close</w:t>
      </w:r>
      <w:r>
        <w:t xml:space="preserve"> match </w:t>
      </w:r>
      <w:r w:rsidR="00037799">
        <w:t>with the</w:t>
      </w:r>
      <w:r>
        <w:t xml:space="preserve"> culture data</w:t>
      </w:r>
      <w:r w:rsidR="00037799">
        <w:t>.</w:t>
      </w:r>
    </w:p>
    <w:p w14:paraId="0DD3B6F6" w14:textId="7B5E2B17" w:rsidR="00E30E63" w:rsidRDefault="00E30E63" w:rsidP="009E542C">
      <w:pPr>
        <w:pStyle w:val="Heading3"/>
      </w:pPr>
      <w:r>
        <w:lastRenderedPageBreak/>
        <w:t>Study 3</w:t>
      </w:r>
    </w:p>
    <w:p w14:paraId="05D0B31A" w14:textId="597EF21A" w:rsidR="00C514B1" w:rsidRDefault="003D7B43" w:rsidP="00C92E54">
      <w:r>
        <w:t xml:space="preserve">The fits of the model to the data of study 3 </w:t>
      </w:r>
      <w:r w:rsidR="00C940B7">
        <w:t>are</w:t>
      </w:r>
      <w:r>
        <w:t xml:space="preserve"> given in </w:t>
      </w:r>
      <w:r>
        <w:fldChar w:fldCharType="begin"/>
      </w:r>
      <w:r>
        <w:instrText xml:space="preserve"> REF _Ref64563313 \h </w:instrText>
      </w:r>
      <w:r>
        <w:fldChar w:fldCharType="separate"/>
      </w:r>
      <w:r>
        <w:t xml:space="preserve">Figure </w:t>
      </w:r>
      <w:r>
        <w:rPr>
          <w:noProof/>
        </w:rPr>
        <w:t>11</w:t>
      </w:r>
      <w:r>
        <w:fldChar w:fldCharType="end"/>
      </w:r>
      <w:r>
        <w:t xml:space="preserve">. </w:t>
      </w:r>
      <w:r w:rsidR="00C514B1">
        <w:t xml:space="preserve">The model calibrated by C1-3 correctly reproduced the trend observed in the </w:t>
      </w:r>
      <w:ins w:id="114" w:author="Helmholz,  Heike" w:date="2021-03-08T20:44:00Z">
        <w:r w:rsidR="002B36F3">
          <w:t xml:space="preserve">cell </w:t>
        </w:r>
      </w:ins>
      <w:r w:rsidR="00C514B1">
        <w:t>culture</w:t>
      </w:r>
      <w:del w:id="115" w:author="Helmholz,  Heike" w:date="2021-03-08T20:44:00Z">
        <w:r w:rsidR="00C514B1" w:rsidDel="002B36F3">
          <w:delText xml:space="preserve"> data</w:delText>
        </w:r>
      </w:del>
      <w:r w:rsidR="00C514B1">
        <w:t xml:space="preserve">; the live cell count experienced a continuous increase from day 3 to day 9 for all </w:t>
      </w:r>
      <w:r w:rsidR="003E0C98">
        <w:t>Mg</w:t>
      </w:r>
      <w:r w:rsidR="00137337">
        <w:rPr>
          <w:vertAlign w:val="superscript"/>
        </w:rPr>
        <w:t>2+</w:t>
      </w:r>
      <w:r w:rsidR="003E0C98">
        <w:t xml:space="preserve"> </w:t>
      </w:r>
      <w:r w:rsidR="00C514B1">
        <w:t xml:space="preserve">concentrations; and the highest live cell </w:t>
      </w:r>
      <w:commentRangeStart w:id="116"/>
      <w:r w:rsidR="00C514B1">
        <w:t xml:space="preserve">count </w:t>
      </w:r>
      <w:del w:id="117" w:author="Helmholz,  Heike" w:date="2021-03-08T20:44:00Z">
        <w:r w:rsidR="00C92E54" w:rsidDel="002B36F3">
          <w:delText xml:space="preserve">was </w:delText>
        </w:r>
      </w:del>
      <w:r w:rsidR="00C92E54">
        <w:t xml:space="preserve">resulted </w:t>
      </w:r>
      <w:proofErr w:type="spellStart"/>
      <w:ins w:id="118" w:author="Helmholz,  Heike" w:date="2021-03-08T20:45:00Z">
        <w:r w:rsidR="002B36F3">
          <w:t>in</w:t>
        </w:r>
      </w:ins>
      <w:del w:id="119" w:author="Helmholz,  Heike" w:date="2021-03-08T20:44:00Z">
        <w:r w:rsidR="00C92E54" w:rsidDel="002B36F3">
          <w:delText xml:space="preserve"> </w:delText>
        </w:r>
      </w:del>
      <w:r w:rsidR="00C92E54">
        <w:t>for</w:t>
      </w:r>
      <w:proofErr w:type="spellEnd"/>
      <w:r w:rsidR="00C92E54">
        <w:t xml:space="preserve"> 3</w:t>
      </w:r>
      <w:r w:rsidR="00137337">
        <w:t xml:space="preserve"> </w:t>
      </w:r>
      <w:r w:rsidR="00C92E54">
        <w:t xml:space="preserve">mM </w:t>
      </w:r>
      <w:commentRangeEnd w:id="116"/>
      <w:r w:rsidR="002B36F3">
        <w:rPr>
          <w:rStyle w:val="CommentReference"/>
        </w:rPr>
        <w:commentReference w:id="116"/>
      </w:r>
      <w:r w:rsidR="00C92E54">
        <w:t>and the lowest was obtained for 14</w:t>
      </w:r>
      <w:r w:rsidR="00137337">
        <w:t xml:space="preserve"> </w:t>
      </w:r>
      <w:proofErr w:type="spellStart"/>
      <w:r w:rsidR="00C92E54">
        <w:t>mM.</w:t>
      </w:r>
      <w:proofErr w:type="spellEnd"/>
      <w:r w:rsidR="00C92E54">
        <w:t xml:space="preserve"> </w:t>
      </w:r>
      <w:r w:rsidR="00C514B1">
        <w:t xml:space="preserve">The model disagreed with the data in two aspects; firstly, there was a general overestimation in the predictions of the model especially for the case of </w:t>
      </w:r>
      <w:r w:rsidR="00137337">
        <w:t xml:space="preserve">the </w:t>
      </w:r>
      <w:r w:rsidR="00C514B1">
        <w:t>Mg</w:t>
      </w:r>
      <w:r w:rsidR="00137337">
        <w:rPr>
          <w:vertAlign w:val="superscript"/>
        </w:rPr>
        <w:t>2+</w:t>
      </w:r>
      <w:r w:rsidR="00C514B1">
        <w:t xml:space="preserve"> </w:t>
      </w:r>
      <w:r w:rsidR="00137337">
        <w:t xml:space="preserve">concentration of </w:t>
      </w:r>
      <w:r w:rsidR="00C514B1">
        <w:t>14</w:t>
      </w:r>
      <w:r w:rsidR="00137337">
        <w:t xml:space="preserve"> </w:t>
      </w:r>
      <w:r w:rsidR="00C514B1">
        <w:t xml:space="preserve">mM; and secondly, the culture data reported large variations </w:t>
      </w:r>
      <w:r>
        <w:t>across</w:t>
      </w:r>
      <w:r w:rsidR="00C514B1">
        <w:t xml:space="preserve"> different </w:t>
      </w:r>
      <w:r w:rsidR="003E0C98">
        <w:t xml:space="preserve">Mg </w:t>
      </w:r>
      <w:r w:rsidR="0044341F">
        <w:t>concentration</w:t>
      </w:r>
      <w:r w:rsidR="00C514B1">
        <w:t xml:space="preserve">s, in particular on day 6 and 9, while the model’s predictions for different </w:t>
      </w:r>
      <w:r w:rsidR="005662C8">
        <w:t>Mg</w:t>
      </w:r>
      <w:r w:rsidR="005662C8">
        <w:rPr>
          <w:vertAlign w:val="superscript"/>
        </w:rPr>
        <w:t xml:space="preserve">2+ </w:t>
      </w:r>
      <w:r w:rsidR="005662C8">
        <w:t>ions</w:t>
      </w:r>
      <w:r w:rsidR="00C514B1">
        <w:t xml:space="preserve"> were </w:t>
      </w:r>
      <w:r w:rsidR="00DE02BC">
        <w:t>close to one another</w:t>
      </w:r>
      <w:r>
        <w:t xml:space="preserve">. </w:t>
      </w:r>
      <w:commentRangeStart w:id="120"/>
      <w:r w:rsidR="00C514B1">
        <w:t>Once calibrated by C3</w:t>
      </w:r>
      <w:commentRangeEnd w:id="120"/>
      <w:r w:rsidR="002B36F3">
        <w:rPr>
          <w:rStyle w:val="CommentReference"/>
        </w:rPr>
        <w:commentReference w:id="120"/>
      </w:r>
      <w:r w:rsidR="00C514B1">
        <w:t xml:space="preserve">, there was a substantial increase in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514B1">
        <w:t>, i.e. from 0.</w:t>
      </w:r>
      <w:r w:rsidR="00137337">
        <w:t>4</w:t>
      </w:r>
      <w:r w:rsidR="00C514B1">
        <w:t>8 to 0.</w:t>
      </w:r>
      <w:r w:rsidR="00137337">
        <w:t>85</w:t>
      </w:r>
      <w:r w:rsidR="00C514B1">
        <w:t xml:space="preserve"> (</w:t>
      </w:r>
      <w:r>
        <w:t xml:space="preserve">see </w:t>
      </w:r>
      <w:r>
        <w:fldChar w:fldCharType="begin"/>
      </w:r>
      <w:r>
        <w:instrText xml:space="preserve"> REF _Ref64563313 \h </w:instrText>
      </w:r>
      <w:r>
        <w:fldChar w:fldCharType="separate"/>
      </w:r>
      <w:r w:rsidR="00D57139">
        <w:t xml:space="preserve">Figure </w:t>
      </w:r>
      <w:r w:rsidR="00D57139">
        <w:rPr>
          <w:noProof/>
        </w:rPr>
        <w:t>11</w:t>
      </w:r>
      <w:r>
        <w:fldChar w:fldCharType="end"/>
      </w:r>
      <w:r w:rsidR="00C514B1">
        <w:t xml:space="preserve">). The results of the predictions were in </w:t>
      </w:r>
      <w:r w:rsidR="00137337">
        <w:t>a close</w:t>
      </w:r>
      <w:r w:rsidR="00C514B1">
        <w:t xml:space="preserve"> agreement with the culture data both in terms of trend and the exact values. </w:t>
      </w:r>
    </w:p>
    <w:p w14:paraId="3F665CEC" w14:textId="4CC5EFAA" w:rsidR="003D7B43" w:rsidRDefault="00EB1D02" w:rsidP="003D7B43">
      <w:pPr>
        <w:pStyle w:val="Caption"/>
        <w:jc w:val="center"/>
      </w:pPr>
      <w:bookmarkStart w:id="121" w:name="_Ref62408360"/>
      <w:bookmarkStart w:id="122" w:name="_Ref62572772"/>
      <w:r>
        <w:rPr>
          <w:noProof/>
          <w:lang w:val="de-DE"/>
        </w:rPr>
        <w:drawing>
          <wp:inline distT="0" distB="0" distL="0" distR="0" wp14:anchorId="60882BD7" wp14:editId="6BB34D10">
            <wp:extent cx="4280598" cy="2200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1-02-28 at 00.15.37.png"/>
                    <pic:cNvPicPr/>
                  </pic:nvPicPr>
                  <pic:blipFill>
                    <a:blip r:embed="rId23">
                      <a:extLst>
                        <a:ext uri="{28A0092B-C50C-407E-A947-70E740481C1C}">
                          <a14:useLocalDpi xmlns:a14="http://schemas.microsoft.com/office/drawing/2010/main" val="0"/>
                        </a:ext>
                      </a:extLst>
                    </a:blip>
                    <a:stretch>
                      <a:fillRect/>
                    </a:stretch>
                  </pic:blipFill>
                  <pic:spPr>
                    <a:xfrm>
                      <a:off x="0" y="0"/>
                      <a:ext cx="4290277" cy="2205488"/>
                    </a:xfrm>
                    <a:prstGeom prst="rect">
                      <a:avLst/>
                    </a:prstGeom>
                  </pic:spPr>
                </pic:pic>
              </a:graphicData>
            </a:graphic>
          </wp:inline>
        </w:drawing>
      </w:r>
    </w:p>
    <w:p w14:paraId="301D91EF" w14:textId="2107C3CA" w:rsidR="00AA5E30" w:rsidRDefault="00C514B1" w:rsidP="00AA5E30">
      <w:pPr>
        <w:pStyle w:val="Caption"/>
      </w:pPr>
      <w:bookmarkStart w:id="123" w:name="_Ref64563313"/>
      <w:r>
        <w:t xml:space="preserve">Figure </w:t>
      </w:r>
      <w:fldSimple w:instr=" SEQ Figure \* ARABIC ">
        <w:r w:rsidR="003D7B43">
          <w:rPr>
            <w:noProof/>
          </w:rPr>
          <w:t>11</w:t>
        </w:r>
      </w:fldSimple>
      <w:bookmarkEnd w:id="121"/>
      <w:bookmarkEnd w:id="122"/>
      <w:bookmarkEnd w:id="123"/>
      <w:r>
        <w:t xml:space="preserve">: </w:t>
      </w:r>
      <w:bookmarkStart w:id="124" w:name="_Toc62376301"/>
      <w:r w:rsidR="00AA5E30">
        <w:t xml:space="preserve">Fits of the model calibrated by C1-3 and C3 to the empirical data of study 3. Bars indicate the average of the best 100 simulations (S-) and the corresponding empirical data (E-) for different Mg concentrations. The error bars belong to the simulation results and indicate the standard deviation of the 100 best fits. </w:t>
      </w:r>
      <m:oMath>
        <m:acc>
          <m:accPr>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oMath>
      <w:r w:rsidR="00AA5E30">
        <w:t xml:space="preserve"> is the average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134BF">
        <w:t xml:space="preserve"> </w:t>
      </w:r>
      <w:r w:rsidR="00AA5E30">
        <w:t xml:space="preserve">calculated for each measurement </w:t>
      </w:r>
      <w:proofErr w:type="gramStart"/>
      <w:r w:rsidR="00AA5E30">
        <w:t>item.</w:t>
      </w:r>
      <w:proofErr w:type="gramEnd"/>
      <w:r w:rsidR="00AA5E30">
        <w:tab/>
      </w:r>
    </w:p>
    <w:p w14:paraId="6C1E7480" w14:textId="797450EB" w:rsidR="00C514B1" w:rsidRDefault="00C514B1" w:rsidP="00451039">
      <w:pPr>
        <w:pStyle w:val="Heading1"/>
      </w:pPr>
      <w:r>
        <w:t>Discussion</w:t>
      </w:r>
      <w:bookmarkEnd w:id="124"/>
    </w:p>
    <w:p w14:paraId="3844C8D6" w14:textId="153C242F" w:rsidR="00EE33FE" w:rsidRDefault="00CE3FE5" w:rsidP="004A2F42">
      <w:r>
        <w:t xml:space="preserve">The fuzzy agent-based model developed in the present study was initially calibrated using the entire data given in </w:t>
      </w:r>
      <w:r>
        <w:fldChar w:fldCharType="begin"/>
      </w:r>
      <w:r>
        <w:instrText xml:space="preserve"> REF _Ref54267431 \h </w:instrText>
      </w:r>
      <w:r>
        <w:fldChar w:fldCharType="separate"/>
      </w:r>
      <w:r w:rsidR="00047563">
        <w:t xml:space="preserve">Table </w:t>
      </w:r>
      <w:r w:rsidR="00047563">
        <w:rPr>
          <w:noProof/>
        </w:rPr>
        <w:t>2</w:t>
      </w:r>
      <w:r>
        <w:fldChar w:fldCharType="end"/>
      </w:r>
      <w:r>
        <w:t xml:space="preserve">. </w:t>
      </w:r>
      <w:r w:rsidR="00C514B1">
        <w:t xml:space="preserve">The model was capable of </w:t>
      </w:r>
      <w:r>
        <w:t xml:space="preserve">successfully </w:t>
      </w:r>
      <w:r w:rsidR="00C514B1">
        <w:t>reproducing several empirical observations</w:t>
      </w:r>
      <w:r>
        <w:t>, more notably, the live cell count reported in study 1</w:t>
      </w:r>
      <w:r w:rsidR="00C514B1">
        <w:t xml:space="preserve"> </w:t>
      </w:r>
      <w:r>
        <w:t xml:space="preserve">and the </w:t>
      </w:r>
      <w:r w:rsidR="00C514B1">
        <w:t>differentiation-related markers of ALP and O</w:t>
      </w:r>
      <w:r>
        <w:t xml:space="preserve">C. </w:t>
      </w:r>
      <w:r w:rsidR="00E30E63">
        <w:t xml:space="preserve">The </w:t>
      </w:r>
      <w:r>
        <w:t>results of the simulation</w:t>
      </w:r>
      <w:r w:rsidR="00FF4856">
        <w:t>, consistent with the</w:t>
      </w:r>
      <w:r w:rsidR="003C008D">
        <w:t xml:space="preserve"> experiments</w:t>
      </w:r>
      <w:r w:rsidR="00FF4856">
        <w:t xml:space="preserve">, showed that </w:t>
      </w:r>
      <w:r w:rsidR="005662C8">
        <w:t>Mg</w:t>
      </w:r>
      <w:r w:rsidR="005662C8">
        <w:rPr>
          <w:vertAlign w:val="superscript"/>
        </w:rPr>
        <w:t xml:space="preserve">2+ </w:t>
      </w:r>
      <w:r w:rsidR="005662C8">
        <w:t>ions</w:t>
      </w:r>
      <w:r w:rsidR="00E30E63">
        <w:t xml:space="preserve"> within the range 3-6 mM </w:t>
      </w:r>
      <w:r w:rsidR="003C008D">
        <w:t>results in the largest</w:t>
      </w:r>
      <w:r w:rsidR="00E30E63">
        <w:t xml:space="preserve"> </w:t>
      </w:r>
      <w:commentRangeStart w:id="125"/>
      <w:r w:rsidR="00E30E63">
        <w:t>cell</w:t>
      </w:r>
      <w:commentRangeEnd w:id="125"/>
      <w:r w:rsidR="00853B4B">
        <w:rPr>
          <w:rStyle w:val="CommentReference"/>
        </w:rPr>
        <w:commentReference w:id="125"/>
      </w:r>
      <w:r w:rsidR="00E30E63">
        <w:t xml:space="preserve"> </w:t>
      </w:r>
      <w:proofErr w:type="spellStart"/>
      <w:ins w:id="126" w:author="Helmholz,  Heike" w:date="2021-03-09T07:00:00Z">
        <w:r w:rsidR="00853B4B">
          <w:t>hMSC</w:t>
        </w:r>
        <w:proofErr w:type="spellEnd"/>
        <w:r w:rsidR="00853B4B">
          <w:t xml:space="preserve"> </w:t>
        </w:r>
      </w:ins>
      <w:r w:rsidR="00E30E63">
        <w:t xml:space="preserve">population (see </w:t>
      </w:r>
      <w:r w:rsidR="00E30E63">
        <w:fldChar w:fldCharType="begin"/>
      </w:r>
      <w:r w:rsidR="00E30E63">
        <w:instrText xml:space="preserve"> REF _Ref58857149 \h </w:instrText>
      </w:r>
      <w:r w:rsidR="00E30E63">
        <w:fldChar w:fldCharType="separate"/>
      </w:r>
      <w:r w:rsidR="00047563">
        <w:t xml:space="preserve">Figure </w:t>
      </w:r>
      <w:r w:rsidR="00047563">
        <w:rPr>
          <w:noProof/>
        </w:rPr>
        <w:t>8</w:t>
      </w:r>
      <w:r w:rsidR="00E30E63">
        <w:fldChar w:fldCharType="end"/>
      </w:r>
      <w:r w:rsidR="00E30E63">
        <w:t xml:space="preserve"> and</w:t>
      </w:r>
      <w:r w:rsidR="003C008D">
        <w:t xml:space="preserve"> </w:t>
      </w:r>
      <w:r w:rsidR="003C008D">
        <w:fldChar w:fldCharType="begin"/>
      </w:r>
      <w:r w:rsidR="003C008D">
        <w:instrText xml:space="preserve"> REF _Ref64563313 \h </w:instrText>
      </w:r>
      <w:r w:rsidR="003C008D">
        <w:fldChar w:fldCharType="separate"/>
      </w:r>
      <w:r w:rsidR="00047563">
        <w:t xml:space="preserve">Figure </w:t>
      </w:r>
      <w:r w:rsidR="00047563">
        <w:rPr>
          <w:noProof/>
        </w:rPr>
        <w:t>11</w:t>
      </w:r>
      <w:r w:rsidR="003C008D">
        <w:fldChar w:fldCharType="end"/>
      </w:r>
      <w:r w:rsidR="00E30E63">
        <w:t xml:space="preserve">). Also, the model </w:t>
      </w:r>
      <w:r w:rsidR="00FF4856">
        <w:t>correctly reproduced</w:t>
      </w:r>
      <w:r w:rsidR="00E30E63">
        <w:t xml:space="preserve"> the culture data</w:t>
      </w:r>
      <w:r w:rsidR="00FF4856">
        <w:t xml:space="preserve"> in</w:t>
      </w:r>
      <w:r w:rsidR="00E30E63">
        <w:t xml:space="preserve"> </w:t>
      </w:r>
      <w:r w:rsidR="00FF4856">
        <w:t>showing that</w:t>
      </w:r>
      <w:r w:rsidR="00E30E63">
        <w:t xml:space="preserve"> while </w:t>
      </w:r>
      <w:r w:rsidR="005662C8">
        <w:t>Mg</w:t>
      </w:r>
      <w:r w:rsidR="005662C8">
        <w:rPr>
          <w:vertAlign w:val="superscript"/>
        </w:rPr>
        <w:t xml:space="preserve">2+ </w:t>
      </w:r>
      <w:r w:rsidR="005662C8">
        <w:t>ions</w:t>
      </w:r>
      <w:r w:rsidR="00E30E63">
        <w:t xml:space="preserve"> stimulates early differentiation</w:t>
      </w:r>
      <w:r w:rsidR="00FF4856">
        <w:t xml:space="preserve">, </w:t>
      </w:r>
      <w:r w:rsidR="00E30E63">
        <w:t xml:space="preserve">it inhibits </w:t>
      </w:r>
      <w:r w:rsidR="00E571CC">
        <w:t xml:space="preserve">the </w:t>
      </w:r>
      <w:r w:rsidR="00E30E63">
        <w:t xml:space="preserve">differentiation in </w:t>
      </w:r>
      <w:r w:rsidR="00C940B7">
        <w:t xml:space="preserve">the </w:t>
      </w:r>
      <w:r w:rsidR="00E30E63">
        <w:t>later phase (</w:t>
      </w:r>
      <w:r w:rsidR="000B7F59">
        <w:t>see</w:t>
      </w:r>
      <w:r w:rsidR="00047563">
        <w:t xml:space="preserve"> </w:t>
      </w:r>
      <w:r w:rsidR="00047563">
        <w:fldChar w:fldCharType="begin"/>
      </w:r>
      <w:r w:rsidR="00047563">
        <w:instrText xml:space="preserve"> REF _Ref58938501 \h </w:instrText>
      </w:r>
      <w:r w:rsidR="00047563">
        <w:fldChar w:fldCharType="separate"/>
      </w:r>
      <w:r w:rsidR="00047563">
        <w:t xml:space="preserve">Figure </w:t>
      </w:r>
      <w:r w:rsidR="00047563">
        <w:rPr>
          <w:noProof/>
        </w:rPr>
        <w:t>9</w:t>
      </w:r>
      <w:r w:rsidR="00047563">
        <w:fldChar w:fldCharType="end"/>
      </w:r>
      <w:r w:rsidR="00047563">
        <w:t>)</w:t>
      </w:r>
      <w:r w:rsidR="000B7F59">
        <w:t xml:space="preserve">. </w:t>
      </w:r>
    </w:p>
    <w:p w14:paraId="4A35A784" w14:textId="7DF1B173" w:rsidR="002703A6" w:rsidRDefault="00C514B1" w:rsidP="00E571CC">
      <w:r>
        <w:t xml:space="preserve">However, there was an overall discrepancy between the model’s predictions and the data </w:t>
      </w:r>
      <w:r w:rsidR="009D3B22">
        <w:t>for</w:t>
      </w:r>
      <w:r>
        <w:t xml:space="preserve"> </w:t>
      </w:r>
      <w:r w:rsidR="009D3B22">
        <w:t xml:space="preserve">the </w:t>
      </w:r>
      <w:r w:rsidR="00CE3FE5">
        <w:t xml:space="preserve">case of </w:t>
      </w:r>
      <w:r w:rsidR="009D3B22">
        <w:t>viability, the DNA content</w:t>
      </w:r>
      <w:r w:rsidR="00CE3FE5">
        <w:t xml:space="preserve">, </w:t>
      </w:r>
      <w:r w:rsidR="009D3B22">
        <w:t xml:space="preserve">the live cell count </w:t>
      </w:r>
      <w:r w:rsidR="00FF4856">
        <w:t>reported</w:t>
      </w:r>
      <w:r w:rsidR="009D3B22">
        <w:t xml:space="preserve"> in study 3</w:t>
      </w:r>
      <w:r w:rsidR="00CE3FE5">
        <w:t xml:space="preserve">, and the growth factors </w:t>
      </w:r>
      <w:r>
        <w:t xml:space="preserve">(see section </w:t>
      </w:r>
      <w:r>
        <w:fldChar w:fldCharType="begin"/>
      </w:r>
      <w:r>
        <w:instrText xml:space="preserve"> REF _Ref62581835 \n \h </w:instrText>
      </w:r>
      <w:r>
        <w:fldChar w:fldCharType="separate"/>
      </w:r>
      <w:r w:rsidR="004A2F42">
        <w:rPr>
          <w:cs/>
        </w:rPr>
        <w:t>‎</w:t>
      </w:r>
      <w:r w:rsidR="004A2F42">
        <w:t>3.3</w:t>
      </w:r>
      <w:r>
        <w:fldChar w:fldCharType="end"/>
      </w:r>
      <w:r>
        <w:t>). To investigate whether such disagreement originated from the inherent inability of the model in capturing the complexit</w:t>
      </w:r>
      <w:r w:rsidR="00FF4856">
        <w:t>y</w:t>
      </w:r>
      <w:r>
        <w:t xml:space="preserve"> of the experiments or from a possible discrepancy among the given empirical data, we conducted </w:t>
      </w:r>
      <w:r w:rsidR="00E571CC">
        <w:t>the</w:t>
      </w:r>
      <w:r>
        <w:t xml:space="preserve"> second round of calibration in which the model was tuned against the culture data given for </w:t>
      </w:r>
      <w:r>
        <w:lastRenderedPageBreak/>
        <w:t xml:space="preserve">each model separately (C1, C2, and C3). The results showed a significant improvement in the model’s accuracy in explaining the </w:t>
      </w:r>
      <w:r w:rsidR="009D3B22">
        <w:t>population-related data of DNA</w:t>
      </w:r>
      <w:ins w:id="127" w:author="Helmholz,  Heike" w:date="2021-03-09T07:06:00Z">
        <w:r w:rsidR="00853B4B">
          <w:t xml:space="preserve"> content</w:t>
        </w:r>
      </w:ins>
      <w:r w:rsidR="009D3B22">
        <w:t xml:space="preserve">, live cell count, and viability </w:t>
      </w:r>
      <w:r>
        <w:t xml:space="preserve">data (see section </w:t>
      </w:r>
      <w:r>
        <w:fldChar w:fldCharType="begin"/>
      </w:r>
      <w:r>
        <w:instrText xml:space="preserve"> REF _Ref62581835 \n \h </w:instrText>
      </w:r>
      <w:r>
        <w:fldChar w:fldCharType="separate"/>
      </w:r>
      <w:r w:rsidR="004A2F42">
        <w:rPr>
          <w:cs/>
        </w:rPr>
        <w:t>‎</w:t>
      </w:r>
      <w:r w:rsidR="004A2F42">
        <w:t>3.3</w:t>
      </w:r>
      <w:r>
        <w:fldChar w:fldCharType="end"/>
      </w:r>
      <w:r>
        <w:t>). To better understand the underlying differences between the models calibrated by different sets of data, the</w:t>
      </w:r>
      <w:r w:rsidR="00E571CC">
        <w:t>ir</w:t>
      </w:r>
      <w:r>
        <w:t xml:space="preserve"> estimated parameter values were </w:t>
      </w:r>
      <w:r w:rsidR="002703A6">
        <w:t>plotted</w:t>
      </w:r>
      <w:r>
        <w:t xml:space="preserve"> against one another (see </w:t>
      </w:r>
      <w:r>
        <w:fldChar w:fldCharType="begin"/>
      </w:r>
      <w:r>
        <w:instrText xml:space="preserve"> REF _Ref62412886 \h </w:instrText>
      </w:r>
      <w:r>
        <w:fldChar w:fldCharType="separate"/>
      </w:r>
      <w:r w:rsidR="004A2F42">
        <w:t xml:space="preserve">Figure </w:t>
      </w:r>
      <w:r w:rsidR="004A2F42">
        <w:rPr>
          <w:noProof/>
        </w:rPr>
        <w:t>6</w:t>
      </w:r>
      <w:r>
        <w:fldChar w:fldCharType="end"/>
      </w:r>
      <w:r>
        <w:t xml:space="preserve">). </w:t>
      </w:r>
      <w:r w:rsidR="00E571CC">
        <w:t xml:space="preserve">The observed </w:t>
      </w:r>
      <w:r w:rsidR="00232641">
        <w:t>variation</w:t>
      </w:r>
      <w:r w:rsidR="00F743E1">
        <w:t xml:space="preserve"> in the estimated values</w:t>
      </w:r>
      <w:r w:rsidR="00E571CC">
        <w:t xml:space="preserve"> </w:t>
      </w:r>
      <w:r w:rsidR="00F743E1">
        <w:t xml:space="preserve">primarily </w:t>
      </w:r>
      <w:r w:rsidR="00472857">
        <w:t xml:space="preserve">originates </w:t>
      </w:r>
      <w:r w:rsidR="00F743E1">
        <w:t xml:space="preserve">from the exploration of ABC in finding the global minimum based on the target measurements. However, there were </w:t>
      </w:r>
      <w:r w:rsidR="00DA041B">
        <w:t xml:space="preserve">meaningful </w:t>
      </w:r>
      <w:r w:rsidR="00F743E1">
        <w:t xml:space="preserve">patterns associated </w:t>
      </w:r>
      <w:r w:rsidR="00DA041B">
        <w:t>with</w:t>
      </w:r>
      <w:r w:rsidR="00F743E1">
        <w:t xml:space="preserve"> certain parameters. </w:t>
      </w:r>
      <w:r w:rsidR="00DA041B">
        <w:t xml:space="preserve">It was shown that the </w:t>
      </w:r>
      <w:r w:rsidR="00EC5A9E">
        <w:t>base</w:t>
      </w:r>
      <w:r w:rsidR="00DA041B">
        <w:t xml:space="preserve"> proliferation rate (</w:t>
      </w:r>
      <m:oMath>
        <m:sSub>
          <m:sSubPr>
            <m:ctrlPr>
              <w:rPr>
                <w:rFonts w:ascii="Cambria Math" w:hAnsi="Cambria Math"/>
                <w:color w:val="000000" w:themeColor="text1"/>
              </w:rPr>
            </m:ctrlPr>
          </m:sSubPr>
          <m:e>
            <m:r>
              <w:rPr>
                <w:rFonts w:ascii="Cambria Math" w:hAnsi="Cambria Math"/>
                <w:color w:val="000000" w:themeColor="text1"/>
              </w:rPr>
              <m:t>γ</m:t>
            </m:r>
          </m:e>
          <m:sub>
            <m:r>
              <m:rPr>
                <m:sty m:val="p"/>
              </m:rPr>
              <w:rPr>
                <w:rFonts w:ascii="Cambria Math" w:hAnsi="Cambria Math"/>
                <w:color w:val="000000" w:themeColor="text1"/>
              </w:rPr>
              <m:t>P0</m:t>
            </m:r>
          </m:sub>
        </m:sSub>
      </m:oMath>
      <w:r w:rsidR="00DA041B">
        <w:t xml:space="preserve">) was estimated similarly between C1 and C1-3, whereas C2 and C3 produced a notably smaller value. </w:t>
      </w:r>
      <w:r w:rsidR="00C940B7">
        <w:t>A similar</w:t>
      </w:r>
      <w:r w:rsidR="00DA041B">
        <w:t xml:space="preserve"> pattern was also verified between the predictions of the models in terms of the live cell count and DNA content; the results of the live cell count predicted </w:t>
      </w:r>
      <w:r w:rsidR="00C940B7">
        <w:t>for</w:t>
      </w:r>
      <w:r w:rsidR="00DA041B">
        <w:t xml:space="preserve"> study 1 were similar between C1 and C1-3 (see </w:t>
      </w:r>
      <w:r w:rsidR="00DA041B">
        <w:fldChar w:fldCharType="begin"/>
      </w:r>
      <w:r w:rsidR="00DA041B">
        <w:instrText xml:space="preserve"> REF _Ref58857149 \h </w:instrText>
      </w:r>
      <w:r w:rsidR="00DA041B">
        <w:fldChar w:fldCharType="separate"/>
      </w:r>
      <w:r w:rsidR="00DA041B">
        <w:t xml:space="preserve">Figure </w:t>
      </w:r>
      <w:r w:rsidR="00DA041B">
        <w:rPr>
          <w:noProof/>
        </w:rPr>
        <w:t>8</w:t>
      </w:r>
      <w:r w:rsidR="00DA041B">
        <w:fldChar w:fldCharType="end"/>
      </w:r>
      <w:r w:rsidR="00DA041B">
        <w:t>), while the results of the DNA content predicted for the study 2 and live-cell count predicted for the study 3 were overall higher for C1-3 compared to C2 and C3 (</w:t>
      </w:r>
      <w:r w:rsidR="00047563">
        <w:t xml:space="preserve">see </w:t>
      </w:r>
      <w:r w:rsidR="00047563">
        <w:fldChar w:fldCharType="begin"/>
      </w:r>
      <w:r w:rsidR="00047563">
        <w:instrText xml:space="preserve"> REF _Ref58938501 \h </w:instrText>
      </w:r>
      <w:r w:rsidR="00047563">
        <w:fldChar w:fldCharType="separate"/>
      </w:r>
      <w:r w:rsidR="00047563">
        <w:t xml:space="preserve">Figure </w:t>
      </w:r>
      <w:r w:rsidR="00047563">
        <w:rPr>
          <w:noProof/>
        </w:rPr>
        <w:t>9</w:t>
      </w:r>
      <w:r w:rsidR="00047563">
        <w:fldChar w:fldCharType="end"/>
      </w:r>
      <w:r w:rsidR="00DA041B">
        <w:fldChar w:fldCharType="begin"/>
      </w:r>
      <w:r w:rsidR="00DA041B">
        <w:instrText xml:space="preserve"> REF _Ref62572772 \h </w:instrText>
      </w:r>
      <w:r w:rsidR="00DA041B">
        <w:fldChar w:fldCharType="end"/>
      </w:r>
      <w:r w:rsidR="00DA041B">
        <w:t xml:space="preserve"> and </w:t>
      </w:r>
      <w:r w:rsidR="00DA041B">
        <w:fldChar w:fldCharType="begin"/>
      </w:r>
      <w:r w:rsidR="00DA041B">
        <w:instrText xml:space="preserve"> REF _Ref64563313 \h </w:instrText>
      </w:r>
      <w:r w:rsidR="00DA041B">
        <w:fldChar w:fldCharType="separate"/>
      </w:r>
      <w:r w:rsidR="00DA041B">
        <w:t xml:space="preserve">Figure </w:t>
      </w:r>
      <w:r w:rsidR="00DA041B">
        <w:rPr>
          <w:noProof/>
        </w:rPr>
        <w:t>11</w:t>
      </w:r>
      <w:r w:rsidR="00DA041B">
        <w:fldChar w:fldCharType="end"/>
      </w:r>
      <w:r w:rsidR="00DA041B">
        <w:t xml:space="preserve">). This suggests that the cells experimented in studies 2 and 3 were less proliferative compared to study 1. Considering that all experiments used similar </w:t>
      </w:r>
      <w:r w:rsidR="00245AC7">
        <w:t xml:space="preserve">a </w:t>
      </w:r>
      <w:r w:rsidR="00DA041B">
        <w:t xml:space="preserve">cell type (HUCPV) within the passage number 3 and 5, such discrepancy might step from the differences in the cell donors </w:t>
      </w:r>
      <w:commentRangeStart w:id="128"/>
      <w:commentRangeStart w:id="129"/>
      <w:commentRangeStart w:id="130"/>
      <w:r w:rsidR="00DA041B">
        <w:t>[]</w:t>
      </w:r>
      <w:commentRangeEnd w:id="128"/>
      <w:r w:rsidR="00B113C8">
        <w:rPr>
          <w:rStyle w:val="CommentReference"/>
        </w:rPr>
        <w:commentReference w:id="128"/>
      </w:r>
      <w:commentRangeEnd w:id="129"/>
      <w:r w:rsidR="007B21B1">
        <w:rPr>
          <w:rStyle w:val="CommentReference"/>
        </w:rPr>
        <w:commentReference w:id="129"/>
      </w:r>
      <w:commentRangeEnd w:id="130"/>
      <w:r w:rsidR="00507657">
        <w:rPr>
          <w:rStyle w:val="CommentReference"/>
        </w:rPr>
        <w:commentReference w:id="130"/>
      </w:r>
      <w:r w:rsidR="00DA041B">
        <w:t xml:space="preserve">. </w:t>
      </w:r>
    </w:p>
    <w:p w14:paraId="26200D40" w14:textId="2215466F" w:rsidR="00C514B1" w:rsidRDefault="00C514B1" w:rsidP="00C514B1">
      <w:r>
        <w:t xml:space="preserve">A similar conclusion can be drawn by evaluating the variations </w:t>
      </w:r>
      <w:r w:rsidR="000669F0">
        <w:t>between</w:t>
      </w:r>
      <w:r>
        <w:t xml:space="preserve"> the estimated values </w:t>
      </w:r>
      <w:r w:rsidR="002703A6">
        <w:t>for</w:t>
      </w:r>
      <w:r>
        <w:t xml:space="preserve"> </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D</m:t>
            </m:r>
          </m:sub>
        </m:sSub>
      </m:oMath>
      <w:r w:rsidR="000669F0">
        <w:rPr>
          <w:color w:val="000000" w:themeColor="text1"/>
        </w:rPr>
        <w:t xml:space="preserve"> (</w:t>
      </w:r>
      <w:r w:rsidR="000669F0">
        <w:t xml:space="preserve">see </w:t>
      </w:r>
      <w:r w:rsidR="000669F0">
        <w:fldChar w:fldCharType="begin"/>
      </w:r>
      <w:r w:rsidR="000669F0">
        <w:instrText xml:space="preserve"> REF _Ref62412886 \h </w:instrText>
      </w:r>
      <w:r w:rsidR="000669F0">
        <w:fldChar w:fldCharType="separate"/>
      </w:r>
      <w:r w:rsidR="00047563">
        <w:t xml:space="preserve">Figure </w:t>
      </w:r>
      <w:r w:rsidR="00047563">
        <w:rPr>
          <w:noProof/>
        </w:rPr>
        <w:t>6</w:t>
      </w:r>
      <w:r w:rsidR="000669F0">
        <w:fldChar w:fldCharType="end"/>
      </w:r>
      <w:r w:rsidR="000669F0">
        <w:rPr>
          <w:color w:val="000000" w:themeColor="text1"/>
        </w:rPr>
        <w:t>)</w:t>
      </w:r>
      <w:r>
        <w:t xml:space="preserve">. This parameter controls the rate of differentiation from MSC to </w:t>
      </w:r>
      <w:r w:rsidR="002703A6">
        <w:t>osteoblast</w:t>
      </w:r>
      <w:r>
        <w:t xml:space="preserve"> (</w:t>
      </w:r>
      <w:r w:rsidR="002703A6">
        <w:t>see Eq.</w:t>
      </w:r>
      <w:r w:rsidR="002B6CC2" w:rsidRPr="002B6CC2">
        <w:rPr>
          <w:color w:val="000000" w:themeColor="text1"/>
        </w:rPr>
        <w:t xml:space="preserve"> </w:t>
      </w:r>
      <w:r w:rsidR="002B6CC2">
        <w:rPr>
          <w:color w:val="000000" w:themeColor="text1"/>
        </w:rPr>
        <w:fldChar w:fldCharType="begin"/>
      </w:r>
      <w:r w:rsidR="002B6CC2">
        <w:rPr>
          <w:color w:val="000000" w:themeColor="text1"/>
        </w:rPr>
        <w:instrText xml:space="preserve"> REF _Ref64539895 \h </w:instrText>
      </w:r>
      <w:r w:rsidR="002B6CC2">
        <w:rPr>
          <w:color w:val="000000" w:themeColor="text1"/>
        </w:rPr>
      </w:r>
      <w:r w:rsidR="002B6CC2">
        <w:rPr>
          <w:color w:val="000000" w:themeColor="text1"/>
        </w:rPr>
        <w:fldChar w:fldCharType="separate"/>
      </w:r>
      <w:r w:rsidR="00047563">
        <w:t>(</w:t>
      </w:r>
      <w:r w:rsidR="00047563">
        <w:rPr>
          <w:noProof/>
        </w:rPr>
        <w:t>3</w:t>
      </w:r>
      <w:r w:rsidR="00047563">
        <w:t>)</w:t>
      </w:r>
      <w:r w:rsidR="002B6CC2">
        <w:rPr>
          <w:color w:val="000000" w:themeColor="text1"/>
        </w:rPr>
        <w:fldChar w:fldCharType="end"/>
      </w:r>
      <w:r w:rsidR="002703A6">
        <w:t xml:space="preserve">). </w:t>
      </w:r>
      <w:r>
        <w:t xml:space="preserve">In study 2 that reports the differentiation markers of DNA and OC, </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D</m:t>
            </m:r>
          </m:sub>
        </m:sSub>
      </m:oMath>
      <w:r>
        <w:rPr>
          <w:color w:val="000000" w:themeColor="text1"/>
        </w:rPr>
        <w:t xml:space="preserve"> was primarily tuned to maximize the model’s prediction with respect to these markers. However, for studies 1 and </w:t>
      </w:r>
      <w:r w:rsidR="000669F0">
        <w:rPr>
          <w:color w:val="000000" w:themeColor="text1"/>
        </w:rPr>
        <w:t>3</w:t>
      </w:r>
      <w:r w:rsidR="00680C1B">
        <w:rPr>
          <w:color w:val="000000" w:themeColor="text1"/>
        </w:rPr>
        <w:t>,</w:t>
      </w:r>
      <w:r>
        <w:rPr>
          <w:color w:val="000000" w:themeColor="text1"/>
        </w:rPr>
        <w:t xml:space="preserve"> </w:t>
      </w:r>
      <w:r w:rsidR="00680C1B">
        <w:rPr>
          <w:color w:val="000000" w:themeColor="text1"/>
        </w:rPr>
        <w:t>which</w:t>
      </w:r>
      <w:r>
        <w:rPr>
          <w:color w:val="000000" w:themeColor="text1"/>
        </w:rPr>
        <w:t xml:space="preserve"> lack differentiation-related measurements, </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D</m:t>
            </m:r>
          </m:sub>
        </m:sSub>
      </m:oMath>
      <w:r>
        <w:t xml:space="preserve"> serves as another mechanism to regulate the proliferation of cells; a higher value of </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D</m:t>
            </m:r>
          </m:sub>
        </m:sSub>
      </m:oMath>
      <w:r>
        <w:t xml:space="preserve">encourages a fast conversion of MSCs to </w:t>
      </w:r>
      <w:r w:rsidR="002703A6">
        <w:t>osteoblasts</w:t>
      </w:r>
      <w:r>
        <w:t xml:space="preserve"> and therefore reduces the proliferation capacity of cells as </w:t>
      </w:r>
      <w:r w:rsidR="002703A6">
        <w:t>osteoblasts</w:t>
      </w:r>
      <w:r>
        <w:t xml:space="preserve"> are </w:t>
      </w:r>
      <w:r w:rsidR="000669F0">
        <w:t xml:space="preserve">assumed </w:t>
      </w:r>
      <w:r>
        <w:t xml:space="preserve">less proliferative than MSCs. It can be seen that </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D</m:t>
            </m:r>
          </m:sub>
        </m:sSub>
      </m:oMath>
      <w:r>
        <w:t xml:space="preserve"> was estimated lower in C1 compared to C2 (see </w:t>
      </w:r>
      <w:r>
        <w:fldChar w:fldCharType="begin"/>
      </w:r>
      <w:r>
        <w:instrText xml:space="preserve"> REF _Ref62412886 \h </w:instrText>
      </w:r>
      <w:r>
        <w:fldChar w:fldCharType="separate"/>
      </w:r>
      <w:r w:rsidR="00047563">
        <w:t xml:space="preserve">Figure </w:t>
      </w:r>
      <w:r w:rsidR="00047563">
        <w:rPr>
          <w:noProof/>
        </w:rPr>
        <w:t>6</w:t>
      </w:r>
      <w:r>
        <w:fldChar w:fldCharType="end"/>
      </w:r>
      <w:r>
        <w:t xml:space="preserve">), indicating that the model calibrated with the data of study 1 tends to </w:t>
      </w:r>
      <w:r w:rsidR="000669F0">
        <w:t>hinder</w:t>
      </w:r>
      <w:r>
        <w:t xml:space="preserve"> cell differentiation in order to produce a higher population. This is in agreement with the previous </w:t>
      </w:r>
      <w:r w:rsidR="000669F0">
        <w:t>conclusion</w:t>
      </w:r>
      <w:r>
        <w:t xml:space="preserve"> indicating a higher proliferati</w:t>
      </w:r>
      <w:r w:rsidR="00232641">
        <w:t>on rate</w:t>
      </w:r>
      <w:r>
        <w:t xml:space="preserve"> of cells cultured in study 1 compared to study 2.</w:t>
      </w:r>
    </w:p>
    <w:p w14:paraId="36A906A6" w14:textId="719145FC" w:rsidR="00C514B1" w:rsidRDefault="00C514B1" w:rsidP="00C514B1">
      <w:r>
        <w:t xml:space="preserve">Another proliferation-associated parameter </w:t>
      </w:r>
      <w:r w:rsidR="00245AC7">
        <w:t>whose</w:t>
      </w:r>
      <w:r w:rsidR="00DA041B">
        <w:t xml:space="preserve"> value </w:t>
      </w:r>
      <w:r>
        <w:t xml:space="preserve">showed a high </w:t>
      </w:r>
      <w:r w:rsidR="00232641">
        <w:t>variation</w:t>
      </w:r>
      <w:r>
        <w:t xml:space="preserve"> across different calibration schemes was </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P</m:t>
            </m:r>
          </m:sub>
        </m:sSub>
      </m:oMath>
      <w:r>
        <w:rPr>
          <w:color w:val="000000" w:themeColor="text1"/>
        </w:rPr>
        <w:t xml:space="preserve"> (</w:t>
      </w:r>
      <w:r>
        <w:t xml:space="preserve">see </w:t>
      </w:r>
      <w:r>
        <w:fldChar w:fldCharType="begin"/>
      </w:r>
      <w:r>
        <w:instrText xml:space="preserve"> REF _Ref62412886 \h </w:instrText>
      </w:r>
      <w:r>
        <w:fldChar w:fldCharType="separate"/>
      </w:r>
      <w:r w:rsidR="00047563">
        <w:t xml:space="preserve">Figure </w:t>
      </w:r>
      <w:r w:rsidR="00047563">
        <w:rPr>
          <w:noProof/>
        </w:rPr>
        <w:t>6</w:t>
      </w:r>
      <w:r>
        <w:fldChar w:fldCharType="end"/>
      </w:r>
      <w:r>
        <w:rPr>
          <w:color w:val="000000" w:themeColor="text1"/>
        </w:rPr>
        <w:t>)</w:t>
      </w:r>
      <w:r>
        <w:t xml:space="preserve">. This parameter simulates the model’s sensitivity to the stimuli related to the proliferation process including </w:t>
      </w:r>
      <w:r w:rsidR="005662C8">
        <w:t>Mg</w:t>
      </w:r>
      <w:r w:rsidR="005662C8">
        <w:rPr>
          <w:vertAlign w:val="superscript"/>
        </w:rPr>
        <w:t xml:space="preserve">2+ </w:t>
      </w:r>
      <w:r w:rsidR="005662C8">
        <w:t>ions</w:t>
      </w:r>
      <w:r>
        <w:t xml:space="preserve"> (see Eq.</w:t>
      </w:r>
      <w:r w:rsidR="002703A6">
        <w:t xml:space="preserve"> </w:t>
      </w:r>
      <w:r w:rsidR="002703A6">
        <w:fldChar w:fldCharType="begin"/>
      </w:r>
      <w:r w:rsidR="002703A6">
        <w:instrText xml:space="preserve"> REF _Ref64539456 \h </w:instrText>
      </w:r>
      <w:r w:rsidR="002703A6">
        <w:fldChar w:fldCharType="separate"/>
      </w:r>
      <w:r w:rsidR="00047563">
        <w:t>(</w:t>
      </w:r>
      <w:r w:rsidR="00047563">
        <w:rPr>
          <w:noProof/>
        </w:rPr>
        <w:t>2</w:t>
      </w:r>
      <w:r w:rsidR="00047563">
        <w:t>)</w:t>
      </w:r>
      <w:r w:rsidR="002703A6">
        <w:fldChar w:fldCharType="end"/>
      </w:r>
      <w:r>
        <w:t xml:space="preserve">). Both C2 and C3 estimated a higher value for </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P</m:t>
            </m:r>
          </m:sub>
        </m:sSub>
      </m:oMath>
      <w:r>
        <w:rPr>
          <w:color w:val="000000" w:themeColor="text1"/>
        </w:rPr>
        <w:t xml:space="preserve"> </w:t>
      </w:r>
      <w:r>
        <w:t xml:space="preserve">compared to C1-3 and C1 (see </w:t>
      </w:r>
      <w:r>
        <w:fldChar w:fldCharType="begin"/>
      </w:r>
      <w:r>
        <w:instrText xml:space="preserve"> REF _Ref62412886 \h </w:instrText>
      </w:r>
      <w:r>
        <w:fldChar w:fldCharType="separate"/>
      </w:r>
      <w:r w:rsidR="00047563">
        <w:t xml:space="preserve">Figure </w:t>
      </w:r>
      <w:r w:rsidR="00047563">
        <w:rPr>
          <w:noProof/>
        </w:rPr>
        <w:t>6</w:t>
      </w:r>
      <w:r>
        <w:fldChar w:fldCharType="end"/>
      </w:r>
      <w:r>
        <w:t xml:space="preserve">). Simultaneously, the model calibrated </w:t>
      </w:r>
      <w:r w:rsidR="002703A6">
        <w:t>by</w:t>
      </w:r>
      <w:r>
        <w:t xml:space="preserve"> C2 and C3 produced a </w:t>
      </w:r>
      <w:r w:rsidR="002703A6">
        <w:t>higher</w:t>
      </w:r>
      <w:r>
        <w:t xml:space="preserve"> contrast </w:t>
      </w:r>
      <w:r w:rsidR="002703A6">
        <w:t xml:space="preserve">across </w:t>
      </w:r>
      <w:r>
        <w:t xml:space="preserve">different </w:t>
      </w:r>
      <w:r w:rsidR="003E0C98">
        <w:t xml:space="preserve">Mg </w:t>
      </w:r>
      <w:r w:rsidR="0044341F">
        <w:t>concentration</w:t>
      </w:r>
      <w:r>
        <w:t>s</w:t>
      </w:r>
      <w:r w:rsidR="002703A6">
        <w:t xml:space="preserve"> in terms of live cell count and DNA contents </w:t>
      </w:r>
      <w:r>
        <w:t>(</w:t>
      </w:r>
      <w:r w:rsidR="000669F0">
        <w:t xml:space="preserve">see section </w:t>
      </w:r>
      <w:r w:rsidR="000669F0">
        <w:fldChar w:fldCharType="begin"/>
      </w:r>
      <w:r w:rsidR="000669F0">
        <w:instrText xml:space="preserve"> REF _Ref62907967 \n \h </w:instrText>
      </w:r>
      <w:r w:rsidR="000669F0">
        <w:fldChar w:fldCharType="separate"/>
      </w:r>
      <w:r w:rsidR="00047563">
        <w:rPr>
          <w:cs/>
        </w:rPr>
        <w:t>‎</w:t>
      </w:r>
      <w:r w:rsidR="00047563">
        <w:t>3.3</w:t>
      </w:r>
      <w:r w:rsidR="000669F0">
        <w:fldChar w:fldCharType="end"/>
      </w:r>
      <w:r>
        <w:t xml:space="preserve">). </w:t>
      </w:r>
      <w:r w:rsidR="00232641">
        <w:t>Hence</w:t>
      </w:r>
      <w:r>
        <w:t xml:space="preserve">, it can be understood that the cells cultured in study 1 were fundamentally more sensitive to </w:t>
      </w:r>
      <w:r w:rsidR="005662C8">
        <w:t>Mg</w:t>
      </w:r>
      <w:r w:rsidR="005662C8">
        <w:rPr>
          <w:vertAlign w:val="superscript"/>
        </w:rPr>
        <w:t>2+</w:t>
      </w:r>
      <w:r w:rsidR="005662C8">
        <w:t xml:space="preserve"> ions</w:t>
      </w:r>
      <w:r w:rsidR="002703A6">
        <w:t xml:space="preserve"> </w:t>
      </w:r>
      <w:r>
        <w:t>compared to the study 1 and 2</w:t>
      </w:r>
      <w:commentRangeStart w:id="131"/>
      <w:commentRangeStart w:id="132"/>
      <w:commentRangeStart w:id="133"/>
      <w:r>
        <w:t>.</w:t>
      </w:r>
      <w:commentRangeEnd w:id="131"/>
      <w:r w:rsidR="00B95F34">
        <w:rPr>
          <w:rStyle w:val="CommentReference"/>
        </w:rPr>
        <w:commentReference w:id="131"/>
      </w:r>
      <w:commentRangeEnd w:id="132"/>
      <w:r w:rsidR="00232641">
        <w:rPr>
          <w:rStyle w:val="CommentReference"/>
        </w:rPr>
        <w:commentReference w:id="132"/>
      </w:r>
      <w:commentRangeEnd w:id="133"/>
      <w:r w:rsidR="00507657">
        <w:rPr>
          <w:rStyle w:val="CommentReference"/>
        </w:rPr>
        <w:commentReference w:id="133"/>
      </w:r>
    </w:p>
    <w:p w14:paraId="3901E801" w14:textId="33855CF4" w:rsidR="00BD1E63" w:rsidRDefault="00BD1E63" w:rsidP="006656F9">
      <w:r>
        <w:rPr>
          <w:color w:val="000000" w:themeColor="text1"/>
        </w:rPr>
        <w:t>S</w:t>
      </w:r>
      <w:r w:rsidR="004D5951">
        <w:rPr>
          <w:color w:val="000000" w:themeColor="text1"/>
        </w:rPr>
        <w:t>tudies 2 and 3</w:t>
      </w:r>
      <w:r>
        <w:rPr>
          <w:color w:val="000000" w:themeColor="text1"/>
        </w:rPr>
        <w:t xml:space="preserve"> lacked the</w:t>
      </w:r>
      <w:r w:rsidR="004D5951">
        <w:t xml:space="preserve"> quantitative measurements of </w:t>
      </w:r>
      <w:r w:rsidR="00B95F34">
        <w:t xml:space="preserve">cell </w:t>
      </w:r>
      <w:r w:rsidR="004D5951">
        <w:t xml:space="preserve">viability (see </w:t>
      </w:r>
      <w:r w:rsidR="004D5951">
        <w:fldChar w:fldCharType="begin"/>
      </w:r>
      <w:r w:rsidR="004D5951">
        <w:instrText xml:space="preserve"> REF _Ref54267431 \h </w:instrText>
      </w:r>
      <w:r w:rsidR="004D5951">
        <w:fldChar w:fldCharType="separate"/>
      </w:r>
      <w:r w:rsidR="004D5951">
        <w:t xml:space="preserve">Table </w:t>
      </w:r>
      <w:r w:rsidR="004D5951">
        <w:rPr>
          <w:noProof/>
        </w:rPr>
        <w:t>2</w:t>
      </w:r>
      <w:r w:rsidR="004D5951">
        <w:fldChar w:fldCharType="end"/>
      </w:r>
      <w:r w:rsidR="004D5951">
        <w:t xml:space="preserve">). </w:t>
      </w:r>
      <w:r w:rsidR="00E763E3">
        <w:t>Instead</w:t>
      </w:r>
      <w:r w:rsidR="004D5951">
        <w:t xml:space="preserve">, a minimum </w:t>
      </w:r>
      <w:r>
        <w:t xml:space="preserve">threshold </w:t>
      </w:r>
      <w:r w:rsidR="004D5951">
        <w:t xml:space="preserve">of 50% is </w:t>
      </w:r>
      <w:r w:rsidR="00E763E3">
        <w:t xml:space="preserve">used according to similar experiments </w:t>
      </w:r>
      <w:r w:rsidR="00B113C8">
        <w:fldChar w:fldCharType="begin" w:fldLock="1"/>
      </w:r>
      <w:r w:rsidR="003A0663">
        <w:instrText>ADDIN CSL_CITATION {"citationItems":[{"id":"ITEM-1","itemData":{"DOI":"10.1002/term","author":[{"dropping-particle":"","family":"Leem, Yea-Hyun and Lee, Kang-Sik and Kim, Jung-Hwa and Seok, Hyun-Kwang and Chang, Jae-Suk and Lee","given":"Dong-Ho","non-dropping-particle":"","parse-names":false,"suffix":""}],"container-title":"Journal of tissue engineering and regenerative medicine","id":"ITEM-1","issued":{"date-parts":[["2016"]]},"page":"527-536","title":"Magnesium ions facilitate integrin alpha 2-and alpha 3-mediated proliferation and enhance alkaline phosphatase expression and activity in hBMSCs","type":"article-journal","volume":"10"},"uris":["http://www.mendeley.com/documents/?uuid=5251cc6f-65b9-4c65-a49e-536af824d2d6"]},{"id":"ITEM-2","itemData":{"DOI":"10.1007/s12011-020-02183-y","ISSN":"15590720","abstract":"Bone marrow mesenchymal stem cells (MSCs) are multipotent stem cells with the ability to differentiate into bone-producing cells, which is essential for bone formation. Magnesium biomedical materials, such as biodegradable matters with osteoinductive properties, play a vital role in the osteogenic differentiation of MSCs. International and Chinese studies have shown that magnesium ions, which are produced by biodegradation, mainly achieve this effect by regulating the expression of genes and proteins associated with osteogenesis, activating multiple signal pathways, elevating autophagic activities, and adjusting the pH in the microenvironment. It is of great significance to study the regulatory mechanisms and identify the optimal conditions that how magnesium ions promote osteogenic differentiation of MSCs. In this study, we summarized the regulatory mechanisms noted above.","author":[{"dropping-particle":"","family":"Qi","given":"Tiantian","non-dropping-particle":"","parse-names":false,"suffix":""},{"dropping-particle":"","family":"Weng","given":"Jian","non-dropping-particle":"","parse-names":false,"suffix":""},{"dropping-particle":"","family":"Yu","given":"Fei","non-dropping-particle":"","parse-names":false,"suffix":""},{"dropping-particle":"","family":"Zhang","given":"Weifei","non-dropping-particle":"","parse-names":false,"suffix":""},{"dropping-particle":"","family":"Li","given":"Guoqing","non-dropping-particle":"","parse-names":false,"suffix":""},{"dropping-particle":"","family":"Qin","given":"Haotian","non-dropping-particle":"","parse-names":false,"suffix":""},{"dropping-particle":"","family":"Tan","given":"Zhen","non-dropping-particle":"","parse-names":false,"suffix":""},{"dropping-particle":"","family":"Zeng","given":"Hui","non-dropping-particle":"","parse-names":false,"suffix":""}],"container-title":"Biological Trace Element Research","id":"ITEM-2","issued":{"date-parts":[["2020"]]},"publisher":"Biological Trace Element Research","title":"Insights into the Role of Magnesium Ions in Affecting Osteogenic Differentiation of Mesenchymal Stem Cells","type":"article-journal"},"uris":["http://www.mendeley.com/documents/?uuid=2698b10c-cbf8-4dfe-ac21-e294f5aeaed3"]},{"id":"ITEM-3","itemData":{"DOI":"10.1371/journal.pone.0142117","ISSN":"19326203","abstract":"BACKGROUND: Magnesium alloys are of particular interest in medical science since they provide compatible mechanical properties with those of the cortical bone and, depending on the alloying elements, they have the capability to tailor the degradation rate in physiological conditions, providing alternative bioresorbable materials for bone applications. The present study investigates the in vitro short-term response of human undifferentiated cells on three magnesium alloys and high-purity magnesium (Mg).\\n\\nMATERIALS AND METHODS: The degradation parameters of magnesium-silver (Mg2Ag), magnesium-gadolinium (Mg10Gd) and magnesium-rare-earth (Mg4Y3RE) alloys were analysed after 1, 2, and 3 days of incubation in cell culture medium under cell culture condition. Changes in cell viability and cell adhesion were evaluated by culturing human umbilical cord perivascular cells on corroded Mg materials to examine how the degradation influences the cellular development.\\n\\nRESULTS AND CONCLUSIONS: The pH and osmolality of the medium increased with increasing degradation rate and it was found to be most pronounced for Mg4Y3RE alloy. The biological observations showed that HUCPV exhibited a more homogeneous cell growth on Mg alloys compared to high-purity Mg, where they showed a clustered morphology. Moreover, cells exhibited a slightly higher density on Mg2Ag and Mg10Gd in comparison to Mg4Y3RE, due to the lower alkalinisation and osmolality of the incubation medium. However, cells grown on Mg10Gd and Mg4Y3RE generated more developed and healthy cellular structures that allowed them to better adhere to the surface. This can be attributable to a more stable and homogeneous degradation of the outer surface with respect to the incubation time.","author":[{"dropping-particle":"","family":"Cecchinato","given":"Francesca","non-dropping-particle":"","parse-names":false,"suffix":""},{"dropping-particle":"","family":"Agha","given":"Nezha Ahmad","non-dropping-particle":"","parse-names":false,"suffix":""},{"dropping-particle":"","family":"Martinez-Sanchez","given":"Adela Helvia","non-dropping-particle":"","parse-names":false,"suffix":""},{"dropping-particle":"","family":"Luthringer","given":"Berengere Julie Christine","non-dropping-particle":"","parse-names":false,"suffix":""},{"dropping-particle":"","family":"Feyerabend","given":"Frank","non-dropping-particle":"","parse-names":false,"suffix":""},{"dropping-particle":"","family":"Jimbo","given":"Ryo","non-dropping-particle":"","parse-names":false,"suffix":""},{"dropping-particle":"","family":"Willumeit-Römer","given":"Regine","non-dropping-particle":"","parse-names":false,"suffix":""},{"dropping-particle":"","family":"Wennerberg","given":"Ann","non-dropping-particle":"","parse-names":false,"suffix":""}],"container-title":"PLoS ONE","id":"ITEM-3","issue":"11","issued":{"date-parts":[["2015"]]},"page":"1-18","title":"Influence of magnesium alloy degradation on undifferentiated human cells","type":"article-journal","volume":"10"},"uris":["http://www.mendeley.com/documents/?uuid=a6043b93-79af-48f1-b083-ba70501c9276"]},{"id":"ITEM-4","itemData":{"DOI":"10.1088/1748-6041/5/4/045005","ISSN":"1748605X","abstract":"In this study, adult human bone marrow-derived stromal cells (hBMSCs) were cultured in extracts of magnesium (Mg) and the Mg alloys AZ91D and NZ30K for 12 days. We studied the indirect effects of Mg alloys on hBMSC viability. Alkaline phosphatase activity and the expression of osteogenic differentiation marker genes were used to evaluate the effects of the Mg alloys on the osteogenic differentiation of hBMSCs. The results indicate that &lt;or=10 mM concentration of Mg in the extracts did not inhibit the viability and osteogenic differentiation of hBMSCs. However, the results suggest that the high pH of the extracts, which is a result of the rapid corrosion of Mg and the Mg alloys, is unfavorable to the viability and osteogenic differentiation of hBMSCs.","author":[{"dropping-particle":"","family":"Yang","given":"Chunxi","non-dropping-particle":"","parse-names":false,"suffix":""},{"dropping-particle":"","family":"Yuan","given":"Guangyin","non-dropping-particle":"","parse-names":false,"suffix":""},{"dropping-particle":"","family":"Zhang","given":"Jia","non-dropping-particle":"","parse-names":false,"suffix":""},{"dropping-particle":"","family":"Tang","given":"Ze","non-dropping-particle":"","parse-names":false,"suffix":""},{"dropping-particle":"","family":"Zhang","given":"Xiaoling","non-dropping-particle":"","parse-names":false,"suffix":""},{"dropping-particle":"","family":"Dai","given":"Kerong","non-dropping-particle":"","parse-names":false,"suffix":""}],"container-title":"Biomedical Materials","id":"ITEM-4","issue":"4","issued":{"date-parts":[["2010"]]},"title":"Effects of magnesium alloys extracts on adult human bone marrow-derived stromal cell viability and osteogenic differentiation","type":"article-journal","volume":"5"},"uris":["http://www.mendeley.com/documents/?uuid=3616868e-eed8-4215-af19-b298004cfc67"]}],"mendeley":{"formattedCitation":"[4], [37], [41], [68]","plainTextFormattedCitation":"[4], [37], [41], [68]","previouslyFormattedCitation":"[4], [37], [41], [68]"},"properties":{"noteIndex":0},"schema":"https://github.com/citation-style-language/schema/raw/master/csl-citation.json"}</w:instrText>
      </w:r>
      <w:r w:rsidR="00B113C8">
        <w:fldChar w:fldCharType="separate"/>
      </w:r>
      <w:r w:rsidR="00871E63" w:rsidRPr="00871E63">
        <w:rPr>
          <w:noProof/>
        </w:rPr>
        <w:t>[4], [37], [41], [68]</w:t>
      </w:r>
      <w:r w:rsidR="00B113C8">
        <w:fldChar w:fldCharType="end"/>
      </w:r>
      <w:r w:rsidR="00E763E3">
        <w:t>,</w:t>
      </w:r>
      <w:r w:rsidR="004D5951">
        <w:t xml:space="preserve"> </w:t>
      </w:r>
      <w:r w:rsidR="00E763E3">
        <w:t xml:space="preserve">in order to prevent the calibration process from producing an </w:t>
      </w:r>
      <w:r w:rsidR="004D5951">
        <w:t xml:space="preserve">overall </w:t>
      </w:r>
      <w:r w:rsidR="00E763E3">
        <w:t xml:space="preserve">high </w:t>
      </w:r>
      <w:r w:rsidR="004D5951">
        <w:t xml:space="preserve">fitness </w:t>
      </w:r>
      <w:r w:rsidR="00E763E3">
        <w:t>value</w:t>
      </w:r>
      <w:r w:rsidR="004D5951">
        <w:t xml:space="preserve"> </w:t>
      </w:r>
      <w:r w:rsidR="00B95F34">
        <w:t>at</w:t>
      </w:r>
      <w:r w:rsidR="00E763E3">
        <w:t xml:space="preserve"> the cost of</w:t>
      </w:r>
      <w:r w:rsidR="004D5951">
        <w:t xml:space="preserve"> </w:t>
      </w:r>
      <w:r>
        <w:t xml:space="preserve">an </w:t>
      </w:r>
      <w:r w:rsidR="004D5951">
        <w:t xml:space="preserve">unrealistic </w:t>
      </w:r>
      <w:r>
        <w:t xml:space="preserve">cellular </w:t>
      </w:r>
      <w:r w:rsidR="004D5951">
        <w:t>mortality</w:t>
      </w:r>
      <w:r>
        <w:t xml:space="preserve"> rate</w:t>
      </w:r>
      <w:r w:rsidR="004D5951">
        <w:t>.</w:t>
      </w:r>
      <w:r w:rsidR="00B82A5E">
        <w:t xml:space="preserve"> To satisfy this condition, C1-3 </w:t>
      </w:r>
      <w:r w:rsidR="00200685">
        <w:t xml:space="preserve">failed to closely reproduce </w:t>
      </w:r>
      <w:r w:rsidR="00B82A5E">
        <w:t xml:space="preserve">the viability values given in study 1 (see </w:t>
      </w:r>
      <w:r w:rsidR="00B82A5E">
        <w:fldChar w:fldCharType="begin"/>
      </w:r>
      <w:r w:rsidR="00B82A5E">
        <w:instrText xml:space="preserve"> REF _Ref58857149 \h </w:instrText>
      </w:r>
      <w:r w:rsidR="00B82A5E">
        <w:fldChar w:fldCharType="separate"/>
      </w:r>
      <w:r w:rsidR="00B82A5E">
        <w:t xml:space="preserve">Figure </w:t>
      </w:r>
      <w:r w:rsidR="00B82A5E">
        <w:rPr>
          <w:noProof/>
        </w:rPr>
        <w:t>8</w:t>
      </w:r>
      <w:r w:rsidR="00B82A5E">
        <w:fldChar w:fldCharType="end"/>
      </w:r>
      <w:r w:rsidR="00B82A5E">
        <w:t xml:space="preserve">). This implies that no parameter set could simultaneously satisfy the minimum viability </w:t>
      </w:r>
      <w:r>
        <w:t xml:space="preserve">assumed </w:t>
      </w:r>
      <w:r w:rsidR="00B82A5E">
        <w:t xml:space="preserve">for studies 2 and 3 and the measured </w:t>
      </w:r>
      <w:r w:rsidR="00232641">
        <w:t>value</w:t>
      </w:r>
      <w:r w:rsidR="00B82A5E">
        <w:t xml:space="preserve"> in study 1.</w:t>
      </w:r>
      <w:r w:rsidR="00A00C01">
        <w:t xml:space="preserve"> </w:t>
      </w:r>
      <w:r w:rsidR="00200685">
        <w:t xml:space="preserve">The predictions of C1-3 for mortality </w:t>
      </w:r>
      <w:r w:rsidR="008620D6">
        <w:t>were</w:t>
      </w:r>
      <w:r w:rsidR="00200685">
        <w:t xml:space="preserve"> higher than given data (</w:t>
      </w:r>
      <w:r w:rsidR="00B113C8">
        <w:t xml:space="preserve">see </w:t>
      </w:r>
      <w:r w:rsidR="00B113C8">
        <w:fldChar w:fldCharType="begin"/>
      </w:r>
      <w:r w:rsidR="00B113C8">
        <w:instrText xml:space="preserve"> REF _Ref58857149 \h </w:instrText>
      </w:r>
      <w:r w:rsidR="00B113C8">
        <w:fldChar w:fldCharType="separate"/>
      </w:r>
      <w:r w:rsidR="00B113C8">
        <w:t xml:space="preserve">Figure </w:t>
      </w:r>
      <w:r w:rsidR="00B113C8">
        <w:rPr>
          <w:noProof/>
        </w:rPr>
        <w:t>8</w:t>
      </w:r>
      <w:r w:rsidR="00B113C8">
        <w:fldChar w:fldCharType="end"/>
      </w:r>
      <w:r w:rsidR="00200685">
        <w:t xml:space="preserve">), implying a higher mortality rate of cells experimented in study 1 compared to studies 2 and 3. </w:t>
      </w:r>
      <w:r w:rsidR="00C64542">
        <w:t>According to this observation, either the cells cultured in the different studies had fundamental differences</w:t>
      </w:r>
      <w:r w:rsidR="006656F9">
        <w:t xml:space="preserve"> in their mortality rate</w:t>
      </w:r>
      <w:r w:rsidR="00C64542">
        <w:t xml:space="preserve"> or </w:t>
      </w:r>
      <w:r w:rsidR="008D3A4C">
        <w:t xml:space="preserve">Eq. </w:t>
      </w:r>
      <w:r w:rsidR="008D3A4C">
        <w:fldChar w:fldCharType="begin"/>
      </w:r>
      <w:r w:rsidR="008D3A4C">
        <w:instrText xml:space="preserve"> REF _Ref64539480 \h </w:instrText>
      </w:r>
      <w:r w:rsidR="008D3A4C">
        <w:fldChar w:fldCharType="separate"/>
      </w:r>
      <w:r w:rsidR="008D3A4C">
        <w:t>(</w:t>
      </w:r>
      <w:r w:rsidR="008D3A4C">
        <w:rPr>
          <w:noProof/>
        </w:rPr>
        <w:t>4</w:t>
      </w:r>
      <w:r w:rsidR="008D3A4C">
        <w:t>)</w:t>
      </w:r>
      <w:r w:rsidR="008D3A4C">
        <w:fldChar w:fldCharType="end"/>
      </w:r>
      <w:r w:rsidR="006656F9">
        <w:t xml:space="preserve"> </w:t>
      </w:r>
      <w:r w:rsidR="00C64542">
        <w:t xml:space="preserve">was </w:t>
      </w:r>
      <w:r w:rsidR="006656F9">
        <w:t>inadequate in incorporating all essential factors that affect cell mortality</w:t>
      </w:r>
      <w:r w:rsidR="00C64542">
        <w:t xml:space="preserve">. </w:t>
      </w:r>
      <w:r w:rsidR="006656F9">
        <w:t xml:space="preserve">Considering that the duration of study 1 was three days, a </w:t>
      </w:r>
      <w:r w:rsidR="00C64542">
        <w:t xml:space="preserve">higher mortality </w:t>
      </w:r>
      <w:r w:rsidR="00C64542">
        <w:lastRenderedPageBreak/>
        <w:t xml:space="preserve">rate in the early </w:t>
      </w:r>
      <w:r w:rsidR="008D3A4C">
        <w:t xml:space="preserve">days of </w:t>
      </w:r>
      <w:r w:rsidR="00C64542">
        <w:t xml:space="preserve">culture compared to the later </w:t>
      </w:r>
      <w:r w:rsidR="008D3A4C">
        <w:t>days</w:t>
      </w:r>
      <w:r w:rsidR="00C64542">
        <w:t xml:space="preserve"> can justify the observed differences. </w:t>
      </w:r>
      <w:r w:rsidR="00A00C01">
        <w:t>According to</w:t>
      </w:r>
      <w:r w:rsidR="00A00C01" w:rsidRPr="00232641">
        <w:t xml:space="preserve"> </w:t>
      </w:r>
      <w:r w:rsidR="00A00C01">
        <w:t xml:space="preserve">Eq. </w:t>
      </w:r>
      <w:r w:rsidR="00A00C01">
        <w:fldChar w:fldCharType="begin"/>
      </w:r>
      <w:r w:rsidR="00A00C01">
        <w:instrText xml:space="preserve"> REF _Ref64539480 \h </w:instrText>
      </w:r>
      <w:r w:rsidR="00A00C01">
        <w:fldChar w:fldCharType="separate"/>
      </w:r>
      <w:r w:rsidR="00A00C01">
        <w:t>(</w:t>
      </w:r>
      <w:r w:rsidR="00A00C01">
        <w:rPr>
          <w:noProof/>
        </w:rPr>
        <w:t>4</w:t>
      </w:r>
      <w:r w:rsidR="00A00C01">
        <w:t>)</w:t>
      </w:r>
      <w:r w:rsidR="00A00C01">
        <w:fldChar w:fldCharType="end"/>
      </w:r>
      <w:r w:rsidR="00A00C01">
        <w:t>, the factor of the culture damage (</w:t>
      </w:r>
      <w:r w:rsidR="00A00C01">
        <w:sym w:font="Symbol" w:char="F064"/>
      </w:r>
      <w:r w:rsidR="00A00C01">
        <w:rPr>
          <w:vertAlign w:val="subscript"/>
        </w:rPr>
        <w:t>C</w:t>
      </w:r>
      <w:r w:rsidR="00A00C01">
        <w:t>) contributes to early cellular mortality. However, assigning a large weighting factor for this process (</w:t>
      </w:r>
      <w:r w:rsidR="00A00C01">
        <w:sym w:font="Symbol" w:char="F061"/>
      </w:r>
      <w:r w:rsidR="00A00C01">
        <w:rPr>
          <w:vertAlign w:val="subscript"/>
        </w:rPr>
        <w:t>C</w:t>
      </w:r>
      <w:r w:rsidR="00A00C01">
        <w:t xml:space="preserve">) </w:t>
      </w:r>
      <w:r w:rsidR="00BB63DA">
        <w:t xml:space="preserve">contributes to a sudden diminishing of live cells and subsequently leaving </w:t>
      </w:r>
      <w:r w:rsidR="008D3A4C">
        <w:t>the</w:t>
      </w:r>
      <w:r w:rsidR="007D283B">
        <w:t xml:space="preserve"> remaining </w:t>
      </w:r>
      <w:r w:rsidR="00A00C01">
        <w:t xml:space="preserve">cells </w:t>
      </w:r>
      <w:r w:rsidR="008D3A4C">
        <w:t>in</w:t>
      </w:r>
      <w:r w:rsidR="00A00C01">
        <w:t xml:space="preserve"> solitude</w:t>
      </w:r>
      <w:r w:rsidR="008D3A4C">
        <w:t>. Cells in isolation</w:t>
      </w:r>
      <w:r w:rsidR="00C64542">
        <w:t xml:space="preserve"> </w:t>
      </w:r>
      <w:r w:rsidR="008D3A4C">
        <w:t>experience</w:t>
      </w:r>
      <w:r w:rsidR="007D283B">
        <w:t xml:space="preserve"> a high mortality rate (see section </w:t>
      </w:r>
      <w:r w:rsidR="007D283B">
        <w:fldChar w:fldCharType="begin"/>
      </w:r>
      <w:r w:rsidR="007D283B">
        <w:instrText xml:space="preserve"> REF _Ref65429801 \r \h </w:instrText>
      </w:r>
      <w:r w:rsidR="007D283B">
        <w:fldChar w:fldCharType="separate"/>
      </w:r>
      <w:r w:rsidR="007D283B">
        <w:rPr>
          <w:cs/>
        </w:rPr>
        <w:t>‎</w:t>
      </w:r>
      <w:r w:rsidR="007D283B">
        <w:t>2.2.1</w:t>
      </w:r>
      <w:r w:rsidR="007D283B">
        <w:fldChar w:fldCharType="end"/>
      </w:r>
      <w:r w:rsidR="007D283B">
        <w:t>)</w:t>
      </w:r>
      <w:r w:rsidR="008D3A4C">
        <w:t xml:space="preserve"> </w:t>
      </w:r>
      <w:r w:rsidR="00BB63DA">
        <w:t>which</w:t>
      </w:r>
      <w:r w:rsidR="008D3A4C">
        <w:t xml:space="preserve"> </w:t>
      </w:r>
      <w:r w:rsidR="007D283B">
        <w:t>lead</w:t>
      </w:r>
      <w:r w:rsidR="00BB63DA">
        <w:t>s</w:t>
      </w:r>
      <w:r w:rsidR="007D283B">
        <w:t xml:space="preserve"> to further shrinkage in the </w:t>
      </w:r>
      <w:r w:rsidR="006656F9">
        <w:t xml:space="preserve">cell </w:t>
      </w:r>
      <w:r w:rsidR="007D283B">
        <w:t xml:space="preserve">population. </w:t>
      </w:r>
      <w:r w:rsidR="00200685">
        <w:t xml:space="preserve">Therefore, there might be another factor </w:t>
      </w:r>
      <w:r w:rsidR="00BB63DA">
        <w:t>that gradually</w:t>
      </w:r>
      <w:r w:rsidR="00200685">
        <w:t xml:space="preserve"> </w:t>
      </w:r>
      <w:commentRangeStart w:id="134"/>
      <w:r w:rsidR="00200685">
        <w:t>contribu</w:t>
      </w:r>
      <w:r w:rsidR="00BB63DA">
        <w:t>tes</w:t>
      </w:r>
      <w:r w:rsidR="00200685">
        <w:t xml:space="preserve"> to cellular mortality in the early days of cell culture which </w:t>
      </w:r>
      <w:commentRangeEnd w:id="134"/>
      <w:r w:rsidR="009530EB">
        <w:rPr>
          <w:rStyle w:val="CommentReference"/>
        </w:rPr>
        <w:commentReference w:id="134"/>
      </w:r>
      <w:r w:rsidR="00200685">
        <w:t xml:space="preserve">is not included in our simulations. </w:t>
      </w:r>
    </w:p>
    <w:p w14:paraId="3D51D624" w14:textId="04A036F7" w:rsidR="00C514B1" w:rsidRDefault="0086113C" w:rsidP="007F46EE">
      <w:r>
        <w:t>The</w:t>
      </w:r>
      <w:r w:rsidR="00AC61A4">
        <w:t xml:space="preserve"> experimental cell</w:t>
      </w:r>
      <w:r>
        <w:t xml:space="preserve"> </w:t>
      </w:r>
      <w:r w:rsidR="007F46EE">
        <w:t xml:space="preserve">culture </w:t>
      </w:r>
      <w:r w:rsidR="000669F0">
        <w:t xml:space="preserve">data </w:t>
      </w:r>
      <w:r w:rsidR="00AC61A4">
        <w:t xml:space="preserve">shows </w:t>
      </w:r>
      <w:r>
        <w:t>that</w:t>
      </w:r>
      <w:r w:rsidR="000669F0">
        <w:t xml:space="preserve"> </w:t>
      </w:r>
      <w:r>
        <w:t>the content of the growth factors increase</w:t>
      </w:r>
      <w:r w:rsidR="00EB76B8">
        <w:t>s</w:t>
      </w:r>
      <w:r>
        <w:t xml:space="preserve"> from day 7 to 14 and </w:t>
      </w:r>
      <w:r w:rsidR="00AC61A4">
        <w:t>decreases</w:t>
      </w:r>
      <w:r>
        <w:t xml:space="preserve"> from day 14 to 21</w:t>
      </w:r>
      <w:r w:rsidR="000669F0">
        <w:t xml:space="preserve">. Given the fact that the reported contents for the growth factors were normalized against DNA, </w:t>
      </w:r>
      <w:r>
        <w:t xml:space="preserve">the </w:t>
      </w:r>
      <w:r w:rsidR="00BD1E63">
        <w:t>given</w:t>
      </w:r>
      <w:r>
        <w:t xml:space="preserve"> </w:t>
      </w:r>
      <w:r w:rsidR="00BD1E63">
        <w:t>jump</w:t>
      </w:r>
      <w:r>
        <w:t xml:space="preserve"> on day 14</w:t>
      </w:r>
      <w:r w:rsidR="000669F0">
        <w:t xml:space="preserve"> can indicate that cells were more productive within the first period of the experiment. On the other hand, </w:t>
      </w:r>
      <w:r w:rsidR="00AC61A4">
        <w:t xml:space="preserve">the </w:t>
      </w:r>
      <w:r w:rsidR="000669F0">
        <w:t>cells were not fully differentiated before day 21, according to the results of the differentiation markers (</w:t>
      </w:r>
      <w:r w:rsidR="00047563">
        <w:t xml:space="preserve">see </w:t>
      </w:r>
      <w:r w:rsidR="00047563">
        <w:fldChar w:fldCharType="begin"/>
      </w:r>
      <w:r w:rsidR="00047563">
        <w:instrText xml:space="preserve"> REF _Ref58938501 \h </w:instrText>
      </w:r>
      <w:r w:rsidR="00047563">
        <w:fldChar w:fldCharType="separate"/>
      </w:r>
      <w:r w:rsidR="00047563">
        <w:t xml:space="preserve">Figure </w:t>
      </w:r>
      <w:r w:rsidR="00047563">
        <w:rPr>
          <w:noProof/>
        </w:rPr>
        <w:t>9</w:t>
      </w:r>
      <w:r w:rsidR="00047563">
        <w:fldChar w:fldCharType="end"/>
      </w:r>
      <w:r w:rsidR="00047563">
        <w:t xml:space="preserve">). </w:t>
      </w:r>
      <w:r w:rsidR="00BD1E63">
        <w:t>This implies that</w:t>
      </w:r>
      <w:r w:rsidR="000669F0">
        <w:t xml:space="preserve"> </w:t>
      </w:r>
      <w:r w:rsidR="00AC61A4">
        <w:t xml:space="preserve">the </w:t>
      </w:r>
      <w:r w:rsidR="000669F0">
        <w:t xml:space="preserve">cells </w:t>
      </w:r>
      <w:r w:rsidR="007F46EE">
        <w:t xml:space="preserve">produced </w:t>
      </w:r>
      <w:r w:rsidR="00AC61A4">
        <w:t xml:space="preserve">a </w:t>
      </w:r>
      <w:r w:rsidR="007F46EE">
        <w:t xml:space="preserve">higher </w:t>
      </w:r>
      <w:r w:rsidR="00AC61A4">
        <w:t xml:space="preserve">amount of </w:t>
      </w:r>
      <w:r w:rsidR="007F46EE">
        <w:t>growth factors</w:t>
      </w:r>
      <w:r w:rsidR="000669F0">
        <w:t xml:space="preserve"> within the</w:t>
      </w:r>
      <w:r w:rsidR="007F46EE">
        <w:t>ir</w:t>
      </w:r>
      <w:r w:rsidR="000669F0">
        <w:t xml:space="preserve"> early differentiation phase</w:t>
      </w:r>
      <w:r>
        <w:t xml:space="preserve"> compared to the later stage.</w:t>
      </w:r>
      <w:r w:rsidR="007F46EE">
        <w:t xml:space="preserve"> I</w:t>
      </w:r>
      <w:r w:rsidR="00C514B1">
        <w:t xml:space="preserve">n </w:t>
      </w:r>
      <w:r w:rsidR="007F46EE">
        <w:t>our</w:t>
      </w:r>
      <w:r w:rsidR="00C514B1">
        <w:t xml:space="preserve"> formulations, we assumed a maturity-dependent production rate for cells as shown in Eq. </w:t>
      </w:r>
      <w:r w:rsidR="00C514B1">
        <w:fldChar w:fldCharType="begin"/>
      </w:r>
      <w:r w:rsidR="00C514B1">
        <w:instrText xml:space="preserve"> REF _Ref62804641 \h </w:instrText>
      </w:r>
      <w:r w:rsidR="00C514B1">
        <w:fldChar w:fldCharType="separate"/>
      </w:r>
      <w:r w:rsidR="00047563">
        <w:t>(</w:t>
      </w:r>
      <w:r w:rsidR="00047563">
        <w:rPr>
          <w:noProof/>
        </w:rPr>
        <w:t>8</w:t>
      </w:r>
      <w:r w:rsidR="00C514B1">
        <w:fldChar w:fldCharType="end"/>
      </w:r>
      <w:r w:rsidR="00C514B1">
        <w:t xml:space="preserve">). </w:t>
      </w:r>
      <w:commentRangeStart w:id="135"/>
      <w:commentRangeStart w:id="136"/>
      <w:r w:rsidR="00C514B1">
        <w:t xml:space="preserve">The results of our simulations produced a continuous growth in the predicted contents for </w:t>
      </w:r>
      <w:r w:rsidR="00691AC0">
        <w:t>BMP2</w:t>
      </w:r>
      <w:r w:rsidR="00C514B1">
        <w:t xml:space="preserve"> and </w:t>
      </w:r>
      <w:r w:rsidR="00691AC0">
        <w:t>TGF-β1</w:t>
      </w:r>
      <w:r w:rsidR="00C514B1">
        <w:t xml:space="preserve"> throughout the experiment (</w:t>
      </w:r>
      <w:r w:rsidR="002B6CC2">
        <w:t xml:space="preserve">see </w:t>
      </w:r>
      <w:r w:rsidR="002B6CC2">
        <w:fldChar w:fldCharType="begin"/>
      </w:r>
      <w:r w:rsidR="002B6CC2">
        <w:instrText xml:space="preserve"> REF _Ref64562742 \h </w:instrText>
      </w:r>
      <w:r w:rsidR="002B6CC2">
        <w:fldChar w:fldCharType="separate"/>
      </w:r>
      <w:r w:rsidR="00047563">
        <w:t xml:space="preserve">Figure </w:t>
      </w:r>
      <w:r w:rsidR="00047563">
        <w:rPr>
          <w:noProof/>
        </w:rPr>
        <w:t>10</w:t>
      </w:r>
      <w:r w:rsidR="002B6CC2">
        <w:fldChar w:fldCharType="end"/>
      </w:r>
      <w:r w:rsidR="00C514B1">
        <w:t>)</w:t>
      </w:r>
      <w:r>
        <w:t xml:space="preserve"> as the maturity increases during the experiment</w:t>
      </w:r>
      <w:commentRangeEnd w:id="135"/>
      <w:r w:rsidR="00AC61A4">
        <w:rPr>
          <w:rStyle w:val="CommentReference"/>
        </w:rPr>
        <w:commentReference w:id="135"/>
      </w:r>
      <w:commentRangeEnd w:id="136"/>
      <w:r w:rsidR="00B4036D">
        <w:rPr>
          <w:rStyle w:val="CommentReference"/>
        </w:rPr>
        <w:commentReference w:id="136"/>
      </w:r>
      <w:r>
        <w:t xml:space="preserve">. Consequently, the simulation results were not in close agreement with the data. </w:t>
      </w:r>
      <w:r w:rsidR="007F46EE">
        <w:t>Further investigations are required to elucidate the relationship between the cellular activity regarding growth factors production and the degree of osteogenic differentiation.</w:t>
      </w:r>
      <w:r>
        <w:t xml:space="preserve"> </w:t>
      </w:r>
    </w:p>
    <w:p w14:paraId="77685B8C" w14:textId="23564F1C" w:rsidR="009C4DF9" w:rsidRDefault="00C514B1" w:rsidP="00322CE9">
      <w:bookmarkStart w:id="137" w:name="_heading=h.3rdcrjn" w:colFirst="0" w:colLast="0"/>
      <w:bookmarkEnd w:id="137"/>
      <w:r>
        <w:t xml:space="preserve">An iterative process </w:t>
      </w:r>
      <w:r w:rsidR="00B4036D">
        <w:t>was</w:t>
      </w:r>
      <w:r>
        <w:t xml:space="preserve"> used to calibrate the model’s free parameters (see </w:t>
      </w:r>
      <w:r>
        <w:fldChar w:fldCharType="begin"/>
      </w:r>
      <w:r>
        <w:instrText xml:space="preserve"> REF _Ref56426338 \h </w:instrText>
      </w:r>
      <w:r>
        <w:fldChar w:fldCharType="separate"/>
      </w:r>
      <w:r w:rsidR="00047563">
        <w:t xml:space="preserve">Figure </w:t>
      </w:r>
      <w:r w:rsidR="00047563">
        <w:rPr>
          <w:noProof/>
        </w:rPr>
        <w:t>4</w:t>
      </w:r>
      <w:r>
        <w:fldChar w:fldCharType="end"/>
      </w:r>
      <w:r>
        <w:t>). In the proposed scheme, the iterative calibration process continued until no significant narrowing occurred</w:t>
      </w:r>
      <w:r w:rsidR="009C4DF9">
        <w:t xml:space="preserve">. </w:t>
      </w:r>
      <w:r>
        <w:t xml:space="preserve">Overall, the performance of the model in terms of the mean and </w:t>
      </w:r>
      <w:r w:rsidR="003204C5">
        <w:t xml:space="preserve">standard deviation </w:t>
      </w:r>
      <w:r>
        <w:t xml:space="preserve">of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t xml:space="preserve">was </w:t>
      </w:r>
      <w:r w:rsidR="009C4DF9">
        <w:t>considerably</w:t>
      </w:r>
      <w:r>
        <w:t xml:space="preserve"> improved in the course of the iteration (see </w:t>
      </w:r>
      <w:r>
        <w:fldChar w:fldCharType="begin"/>
      </w:r>
      <w:r>
        <w:instrText xml:space="preserve"> REF _Ref58851829 \h </w:instrText>
      </w:r>
      <w:r>
        <w:fldChar w:fldCharType="separate"/>
      </w:r>
      <w:r w:rsidR="00047563">
        <w:t xml:space="preserve">Figure </w:t>
      </w:r>
      <w:r w:rsidR="00047563">
        <w:rPr>
          <w:noProof/>
        </w:rPr>
        <w:t>7</w:t>
      </w:r>
      <w:r>
        <w:fldChar w:fldCharType="end"/>
      </w:r>
      <w:r>
        <w:t>).</w:t>
      </w:r>
      <w:r w:rsidR="00FB0828">
        <w:t xml:space="preserve"> </w:t>
      </w:r>
      <w:r w:rsidR="00C82861">
        <w:t>The standard deviation</w:t>
      </w:r>
      <w:r w:rsidR="003A0663">
        <w:t>,</w:t>
      </w:r>
      <w:r w:rsidR="003A0663" w:rsidRPr="003A0663">
        <w:t xml:space="preserve"> </w:t>
      </w:r>
      <w:r w:rsidR="003A0663">
        <w:t xml:space="preserve">which indicates the uncertainty in the predictions of the model, </w:t>
      </w:r>
      <w:r w:rsidR="00C82861">
        <w:t xml:space="preserve">dropped to a negligible value at the end of the </w:t>
      </w:r>
      <w:r w:rsidR="003A0663">
        <w:t xml:space="preserve">iterative process (see </w:t>
      </w:r>
      <w:r w:rsidR="003A0663">
        <w:fldChar w:fldCharType="begin"/>
      </w:r>
      <w:r w:rsidR="003A0663">
        <w:instrText xml:space="preserve"> REF _Ref58851829 \h </w:instrText>
      </w:r>
      <w:r w:rsidR="003A0663">
        <w:fldChar w:fldCharType="separate"/>
      </w:r>
      <w:r w:rsidR="003A0663">
        <w:t xml:space="preserve">Figure </w:t>
      </w:r>
      <w:r w:rsidR="003A0663">
        <w:rPr>
          <w:noProof/>
        </w:rPr>
        <w:t>7</w:t>
      </w:r>
      <w:r w:rsidR="003A0663">
        <w:fldChar w:fldCharType="end"/>
      </w:r>
      <w:r w:rsidR="003A0663">
        <w:t>)</w:t>
      </w:r>
      <w:r w:rsidR="00C93BB7">
        <w:t xml:space="preserve">. </w:t>
      </w:r>
      <w:r w:rsidR="003A0663">
        <w:t>The remaining variations can stem from the stochastic nature of the agent-based modeling</w:t>
      </w:r>
      <w:r w:rsidR="002E7D22">
        <w:t xml:space="preserve">. </w:t>
      </w:r>
      <w:r>
        <w:t xml:space="preserve">The results also showed that the first few iterations can account for a large portion of the </w:t>
      </w:r>
      <w:r w:rsidR="009C4DF9">
        <w:t xml:space="preserve">total </w:t>
      </w:r>
      <w:r>
        <w:t>improvements; for C1 and C2, the first five iterations account</w:t>
      </w:r>
      <w:r w:rsidR="00EF0CC8">
        <w:t>ed</w:t>
      </w:r>
      <w:r>
        <w:t xml:space="preserve"> for </w:t>
      </w:r>
      <w:r w:rsidR="00EF0CC8">
        <w:t>over</w:t>
      </w:r>
      <w:r>
        <w:t xml:space="preserve"> 90 percent of the </w:t>
      </w:r>
      <w:r w:rsidR="00EF0CC8">
        <w:t>total</w:t>
      </w:r>
      <w:r>
        <w:t xml:space="preserve"> improvements</w:t>
      </w:r>
      <w:r w:rsidR="009C4DF9">
        <w:t xml:space="preserve"> </w:t>
      </w:r>
      <w:r>
        <w:t xml:space="preserve">(see section </w:t>
      </w:r>
      <w:r>
        <w:fldChar w:fldCharType="begin"/>
      </w:r>
      <w:r>
        <w:instrText xml:space="preserve"> REF _Ref62641087 \n \h </w:instrText>
      </w:r>
      <w:r>
        <w:fldChar w:fldCharType="separate"/>
      </w:r>
      <w:r w:rsidR="00047563">
        <w:rPr>
          <w:cs/>
        </w:rPr>
        <w:t>‎</w:t>
      </w:r>
      <w:r w:rsidR="00047563">
        <w:t>3.2</w:t>
      </w:r>
      <w:r>
        <w:fldChar w:fldCharType="end"/>
      </w:r>
      <w:r>
        <w:t>). Therefore,</w:t>
      </w:r>
      <w:r w:rsidR="00EF0CC8">
        <w:t xml:space="preserve"> </w:t>
      </w:r>
      <w:r w:rsidR="009C4DF9">
        <w:t>the calibration scheme proposed in this study can be further improved</w:t>
      </w:r>
      <w:r w:rsidR="00CE1FBC">
        <w:t xml:space="preserve"> in the future</w:t>
      </w:r>
      <w:r w:rsidR="009C4DF9">
        <w:t xml:space="preserve"> by adding the </w:t>
      </w:r>
      <w:r w:rsidR="002E7D22">
        <w:t>alteration</w:t>
      </w:r>
      <w:r w:rsidR="009C4DF9">
        <w:t xml:space="preserve"> </w:t>
      </w:r>
      <w:r w:rsidR="002E7D22">
        <w:t>in</w:t>
      </w:r>
      <w:r w:rsidR="009C4DF9">
        <w:t xml:space="preserve"> </w:t>
      </w:r>
      <w:r w:rsidR="00A62C69">
        <w:t xml:space="preserve">the </w:t>
      </w:r>
      <w:r w:rsidR="009C4DF9">
        <w:t xml:space="preserve">mean and standard deviation </w:t>
      </w:r>
      <w:r w:rsidR="00A62C69">
        <w:t xml:space="preserve">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134BF">
        <w:t xml:space="preserve"> </w:t>
      </w:r>
      <w:r w:rsidR="00A62C69">
        <w:t>as another factor to control the iteration number.</w:t>
      </w:r>
    </w:p>
    <w:p w14:paraId="145739AB" w14:textId="374967FF" w:rsidR="00C514B1" w:rsidRDefault="00C514B1" w:rsidP="00A62C69">
      <w:r>
        <w:t xml:space="preserve">In </w:t>
      </w:r>
      <w:commentRangeStart w:id="138"/>
      <w:commentRangeStart w:id="139"/>
      <w:commentRangeStart w:id="140"/>
      <w:r>
        <w:t xml:space="preserve">this study, </w:t>
      </w:r>
      <w:r w:rsidR="00EF0CC8">
        <w:t>the</w:t>
      </w:r>
      <w:r>
        <w:t xml:space="preserve"> fractional </w:t>
      </w:r>
      <w:commentRangeEnd w:id="138"/>
      <w:r w:rsidR="00D95E96">
        <w:rPr>
          <w:rStyle w:val="CommentReference"/>
        </w:rPr>
        <w:commentReference w:id="138"/>
      </w:r>
      <w:commentRangeEnd w:id="139"/>
      <w:r w:rsidR="00CE1FBC">
        <w:rPr>
          <w:rStyle w:val="CommentReference"/>
        </w:rPr>
        <w:commentReference w:id="139"/>
      </w:r>
      <w:commentRangeEnd w:id="140"/>
      <w:r w:rsidR="006656F9">
        <w:rPr>
          <w:rStyle w:val="CommentReference"/>
        </w:rPr>
        <w:commentReference w:id="140"/>
      </w:r>
      <w:r>
        <w:t xml:space="preserve">factorial design combined with the </w:t>
      </w:r>
      <w:r>
        <w:rPr>
          <w:shd w:val="clear" w:color="auto" w:fill="FFFFFF"/>
        </w:rPr>
        <w:t xml:space="preserve">analysis of variance </w:t>
      </w:r>
      <w:r>
        <w:t>was used for the sensitivity analysis</w:t>
      </w:r>
      <w:r w:rsidR="00A62C69">
        <w:t>, similar to</w:t>
      </w:r>
      <w:r>
        <w:t xml:space="preserve"> </w:t>
      </w:r>
      <w:r>
        <w:rPr>
          <w:shd w:val="clear" w:color="auto" w:fill="FFFFFF"/>
        </w:rPr>
        <w:fldChar w:fldCharType="begin" w:fldLock="1"/>
      </w:r>
      <w:r w:rsidR="003A0663">
        <w:rPr>
          <w:shd w:val="clear" w:color="auto" w:fill="FFFFFF"/>
        </w:rPr>
        <w:instrText>ADDIN CSL_CITATION {"citationItems":[{"id":"ITEM-1","itemData":{"DOI":"10.1109/ecbs.1995.521841","abstract":"Experimental design, or DoE, is offered as an empirical method of sensitivity analysis. In particular, the use of uncontrollable factors and second-order effect estimates are suggested to ensure robustness of the system to parametric uncertainty. An augmentation to Yates algorithm for 3k factorial designs is described.","author":[{"dropping-particle":"","family":"Voorhees","given":"F.D.","non-dropping-particle":"Van","parse-names":false,"suffix":""},{"dropping-particle":"","family":"Bahill","given":"A.T.","non-dropping-particle":"","parse-names":false,"suffix":""}],"id":"ITEM-1","issued":{"date-parts":[["2002"]]},"page":"58-65","title":"Sensitivity analysis by design of experiments","type":"article-journal"},"uris":["http://www.mendeley.com/documents/?uuid=39350d65-68fe-4718-a657-3eff1fb7260d"]}],"mendeley":{"formattedCitation":"[83]","plainTextFormattedCitation":"[83]","previouslyFormattedCitation":"[82]"},"properties":{"noteIndex":0},"schema":"https://github.com/citation-style-language/schema/raw/master/csl-citation.json"}</w:instrText>
      </w:r>
      <w:r>
        <w:rPr>
          <w:shd w:val="clear" w:color="auto" w:fill="FFFFFF"/>
        </w:rPr>
        <w:fldChar w:fldCharType="separate"/>
      </w:r>
      <w:r w:rsidR="003A0663" w:rsidRPr="003A0663">
        <w:rPr>
          <w:noProof/>
          <w:shd w:val="clear" w:color="auto" w:fill="FFFFFF"/>
        </w:rPr>
        <w:t>[83]</w:t>
      </w:r>
      <w:r>
        <w:rPr>
          <w:shd w:val="clear" w:color="auto" w:fill="FFFFFF"/>
        </w:rPr>
        <w:fldChar w:fldCharType="end"/>
      </w:r>
      <w:r>
        <w:fldChar w:fldCharType="begin" w:fldLock="1"/>
      </w:r>
      <w:r w:rsidR="003A0663">
        <w:instrText>ADDIN CSL_CITATION {"citationItems":[{"id":"ITEM-1","itemData":{"DOI":"10.1016/j.jtbi.2008.07.037","ISSN":"00225193","PMID":"18723028","abstract":"Computational models are employed as tools to investigate possible mechanoregulation pathways for tissue differentiation and bone healing. However, current models do not account for the uncertainty in input parameters, and often include assumptions about parameter values that are not yet established. The objective of this study was to determine the most important cellular characteristics of a mechanoregulatory model describing both cell phenotype-specific and mechanobiological processes that are active during bone healing using a statistical approach. The computational model included an adaptive two-dimensional finite element model of a fractured long bone. Three different outcome criteria were quantified: (1) ability to predict sequential healing events, (2) amount of bone formation at early, mid and late stages of healing and (3) the total time until complete healing. For the statistical analysis, first a resolution IV fractional factorial design (L64) was used to identify the most significant factors. Thereafter, a three-level Taguchi orthogonal array (L27) was employed to study the curvature (non-linearity) of the 10 identified most important parameters. The results show that the ability of the model to predict the sequences of normal fracture healing was predominantly influenced by the rate of matrix production of bone, followed by cartilage degradation (replacement). The amount of bone formation at early stages was solely dependent on matrix production of bone and the proliferation rate of osteoblasts. However, the amount of bone formation at mid and late phases had the rate of matrix production of cartilage as the most influential parameter. The time to complete healing was primarily dependent on the rate of cartilage degradation during endochondral ossification, followed by the rate of cartilage formation. The analyses of the curvature revealed a linear response for parameters related to bone, where higher rates of formation were more beneficial to healing. In contrast, parameters related to fibrous tissue and cartilage showed optimum levels. Some fibrous connective tissue- and cartilage formation was beneficial to bone healing, but too much of either tissue delayed bone formation. The identified significant parameters and processes are further confirmed by in vivo animal experiments in the literature. This study illustrates the potential of design of experiments methods for evaluating computational mechanobiological model parameters and suggest…","author":[{"dropping-particle":"","family":"Isaksson","given":"Hanna","non-dropping-particle":"","parse-names":false,"suffix":""},{"dropping-particle":"","family":"Donkelaar","given":"Corrinus C.","non-dropping-particle":"van","parse-names":false,"suffix":""},{"dropping-particle":"","family":"Huiskes","given":"Rik","non-dropping-particle":"","parse-names":false,"suffix":""},{"dropping-particle":"","family":"Yao","given":"Jiang","non-dropping-particle":"","parse-names":false,"suffix":""},{"dropping-particle":"","family":"Ito","given":"Keita","non-dropping-particle":"","parse-names":false,"suffix":""}],"container-title":"Journal of Theoretical Biology","id":"ITEM-1","issue":"1","issued":{"date-parts":[["2008"]]},"page":"26-39","title":"Determining the most important cellular characteristics for fracture healing using design of experiments methods","type":"article-journal","volume":"255"},"uris":["http://www.mendeley.com/documents/?uuid=6dce0032-d849-4f51-a687-18343a6a907d"]}],"mendeley":{"formattedCitation":"[84]","plainTextFormattedCitation":"[84]","previouslyFormattedCitation":"[83]"},"properties":{"noteIndex":0},"schema":"https://github.com/citation-style-language/schema/raw/master/csl-citation.json"}</w:instrText>
      </w:r>
      <w:r>
        <w:fldChar w:fldCharType="separate"/>
      </w:r>
      <w:r w:rsidR="003A0663" w:rsidRPr="003A0663">
        <w:rPr>
          <w:noProof/>
        </w:rPr>
        <w:t>[84]</w:t>
      </w:r>
      <w:r>
        <w:fldChar w:fldCharType="end"/>
      </w:r>
      <w:r>
        <w:t xml:space="preserve">. We used the resolution </w:t>
      </w:r>
      <w:r w:rsidR="00B4036D">
        <w:t xml:space="preserve">of </w:t>
      </w:r>
      <w:r>
        <w:t xml:space="preserve">V for the design of the experiment </w:t>
      </w:r>
      <w:r>
        <w:rPr>
          <w:shd w:val="clear" w:color="auto" w:fill="FFFFFF"/>
        </w:rPr>
        <w:t xml:space="preserve">which is capable of extracting the main effects non-confounded with higher degree interactions </w:t>
      </w:r>
      <w:r w:rsidR="00B96EA3">
        <w:rPr>
          <w:shd w:val="clear" w:color="auto" w:fill="FFFFFF"/>
        </w:rPr>
        <w:fldChar w:fldCharType="begin" w:fldLock="1"/>
      </w:r>
      <w:r w:rsidR="003A0663">
        <w:rPr>
          <w:shd w:val="clear" w:color="auto" w:fill="FFFFFF"/>
        </w:rPr>
        <w:instrText>ADDIN CSL_CITATION {"citationItems":[{"id":"ITEM-1","itemData":{"DOI":"10.1109/ecbs.1995.521841","abstract":"Experimental design, or DoE, is offered as an empirical method of sensitivity analysis. In particular, the use of uncontrollable factors and second-order effect estimates are suggested to ensure robustness of the system to parametric uncertainty. An augmentation to Yates algorithm for 3k factorial designs is described.","author":[{"dropping-particle":"","family":"Voorhees","given":"F.D.","non-dropping-particle":"Van","parse-names":false,"suffix":""},{"dropping-particle":"","family":"Bahill","given":"A.T.","non-dropping-particle":"","parse-names":false,"suffix":""}],"id":"ITEM-1","issued":{"date-parts":[["2002"]]},"page":"58-65","title":"Sensitivity analysis by design of experiments","type":"article-journal"},"uris":["http://www.mendeley.com/documents/?uuid=39350d65-68fe-4718-a657-3eff1fb7260d"]}],"mendeley":{"formattedCitation":"[83]","plainTextFormattedCitation":"[83]","previouslyFormattedCitation":"[82]"},"properties":{"noteIndex":0},"schema":"https://github.com/citation-style-language/schema/raw/master/csl-citation.json"}</w:instrText>
      </w:r>
      <w:r w:rsidR="00B96EA3">
        <w:rPr>
          <w:shd w:val="clear" w:color="auto" w:fill="FFFFFF"/>
        </w:rPr>
        <w:fldChar w:fldCharType="separate"/>
      </w:r>
      <w:r w:rsidR="003A0663" w:rsidRPr="003A0663">
        <w:rPr>
          <w:noProof/>
          <w:shd w:val="clear" w:color="auto" w:fill="FFFFFF"/>
        </w:rPr>
        <w:t>[83]</w:t>
      </w:r>
      <w:r w:rsidR="00B96EA3">
        <w:rPr>
          <w:shd w:val="clear" w:color="auto" w:fill="FFFFFF"/>
        </w:rPr>
        <w:fldChar w:fldCharType="end"/>
      </w:r>
      <w:r w:rsidR="00B96EA3">
        <w:rPr>
          <w:shd w:val="clear" w:color="auto" w:fill="FFFFFF"/>
        </w:rPr>
        <w:fldChar w:fldCharType="begin" w:fldLock="1"/>
      </w:r>
      <w:r w:rsidR="003A0663">
        <w:rPr>
          <w:shd w:val="clear" w:color="auto" w:fill="FFFFFF"/>
        </w:rPr>
        <w:instrText>ADDIN CSL_CITATION {"citationItems":[{"id":"ITEM-1","itemData":{"author":[{"dropping-particle":"","family":"Gunst","given":"Richard F","non-dropping-particle":"","parse-names":false,"suffix":""},{"dropping-particle":"","family":"Mason","given":"Robert L","non-dropping-particle":"","parse-names":false,"suffix":""}],"container-title":"Wiley Interdisciplinary Reviews: Computational Statistics","id":"ITEM-1","issue":"2","issued":{"date-parts":[["2009"]]},"page":"234-244","publisher":"Wiley Online Library","title":"Fractional factorial design","type":"article-journal","volume":"1"},"uris":["http://www.mendeley.com/documents/?uuid=f7b0578c-294f-4fdb-bcf9-9839c12c0bfd"]}],"mendeley":{"formattedCitation":"[85]","plainTextFormattedCitation":"[85]","previouslyFormattedCitation":"[84]"},"properties":{"noteIndex":0},"schema":"https://github.com/citation-style-language/schema/raw/master/csl-citation.json"}</w:instrText>
      </w:r>
      <w:r w:rsidR="00B96EA3">
        <w:rPr>
          <w:shd w:val="clear" w:color="auto" w:fill="FFFFFF"/>
        </w:rPr>
        <w:fldChar w:fldCharType="separate"/>
      </w:r>
      <w:r w:rsidR="003A0663" w:rsidRPr="003A0663">
        <w:rPr>
          <w:noProof/>
          <w:shd w:val="clear" w:color="auto" w:fill="FFFFFF"/>
        </w:rPr>
        <w:t>[85]</w:t>
      </w:r>
      <w:r w:rsidR="00B96EA3">
        <w:rPr>
          <w:shd w:val="clear" w:color="auto" w:fill="FFFFFF"/>
        </w:rPr>
        <w:fldChar w:fldCharType="end"/>
      </w:r>
      <w:r>
        <w:rPr>
          <w:shd w:val="clear" w:color="auto" w:fill="FFFFFF"/>
        </w:rPr>
        <w:t xml:space="preserve">. Resolutions </w:t>
      </w:r>
      <w:r w:rsidR="00CE1FBC">
        <w:rPr>
          <w:shd w:val="clear" w:color="auto" w:fill="FFFFFF"/>
        </w:rPr>
        <w:t xml:space="preserve">higher </w:t>
      </w:r>
      <w:r>
        <w:rPr>
          <w:shd w:val="clear" w:color="auto" w:fill="FFFFFF"/>
        </w:rPr>
        <w:t xml:space="preserve">than V </w:t>
      </w:r>
      <w:r w:rsidR="00CE1FBC">
        <w:rPr>
          <w:shd w:val="clear" w:color="auto" w:fill="FFFFFF"/>
        </w:rPr>
        <w:t xml:space="preserve">are </w:t>
      </w:r>
      <w:r>
        <w:rPr>
          <w:shd w:val="clear" w:color="auto" w:fill="FFFFFF"/>
        </w:rPr>
        <w:t>known to be unnecessary as in practice high-order interactions rarely occur</w:t>
      </w:r>
      <w:r w:rsidR="00B96EA3">
        <w:rPr>
          <w:shd w:val="clear" w:color="auto" w:fill="FFFFFF"/>
        </w:rPr>
        <w:t xml:space="preserve"> </w:t>
      </w:r>
      <w:r w:rsidR="00B96EA3">
        <w:rPr>
          <w:shd w:val="clear" w:color="auto" w:fill="FFFFFF"/>
        </w:rPr>
        <w:fldChar w:fldCharType="begin" w:fldLock="1"/>
      </w:r>
      <w:r w:rsidR="003A0663">
        <w:rPr>
          <w:shd w:val="clear" w:color="auto" w:fill="FFFFFF"/>
        </w:rPr>
        <w:instrText>ADDIN CSL_CITATION {"citationItems":[{"id":"ITEM-1","itemData":{"DOI":"10.1109/ecbs.1995.521841","abstract":"Experimental design, or DoE, is offered as an empirical method of sensitivity analysis. In particular, the use of uncontrollable factors and second-order effect estimates are suggested to ensure robustness of the system to parametric uncertainty. An augmentation to Yates algorithm for 3k factorial designs is described.","author":[{"dropping-particle":"","family":"Voorhees","given":"F.D.","non-dropping-particle":"Van","parse-names":false,"suffix":""},{"dropping-particle":"","family":"Bahill","given":"A.T.","non-dropping-particle":"","parse-names":false,"suffix":""}],"id":"ITEM-1","issued":{"date-parts":[["2002"]]},"page":"58-65","title":"Sensitivity analysis by design of experiments","type":"article-journal"},"uris":["http://www.mendeley.com/documents/?uuid=39350d65-68fe-4718-a657-3eff1fb7260d"]}],"mendeley":{"formattedCitation":"[83]","plainTextFormattedCitation":"[83]","previouslyFormattedCitation":"[82]"},"properties":{"noteIndex":0},"schema":"https://github.com/citation-style-language/schema/raw/master/csl-citation.json"}</w:instrText>
      </w:r>
      <w:r w:rsidR="00B96EA3">
        <w:rPr>
          <w:shd w:val="clear" w:color="auto" w:fill="FFFFFF"/>
        </w:rPr>
        <w:fldChar w:fldCharType="separate"/>
      </w:r>
      <w:r w:rsidR="003A0663" w:rsidRPr="003A0663">
        <w:rPr>
          <w:noProof/>
          <w:shd w:val="clear" w:color="auto" w:fill="FFFFFF"/>
        </w:rPr>
        <w:t>[83]</w:t>
      </w:r>
      <w:r w:rsidR="00B96EA3">
        <w:rPr>
          <w:shd w:val="clear" w:color="auto" w:fill="FFFFFF"/>
        </w:rPr>
        <w:fldChar w:fldCharType="end"/>
      </w:r>
      <w:r w:rsidR="00B96EA3">
        <w:rPr>
          <w:shd w:val="clear" w:color="auto" w:fill="FFFFFF"/>
        </w:rPr>
        <w:fldChar w:fldCharType="begin" w:fldLock="1"/>
      </w:r>
      <w:r w:rsidR="003A0663">
        <w:rPr>
          <w:shd w:val="clear" w:color="auto" w:fill="FFFFFF"/>
        </w:rPr>
        <w:instrText>ADDIN CSL_CITATION {"citationItems":[{"id":"ITEM-1","itemData":{"author":[{"dropping-particle":"","family":"Gunst","given":"Richard F","non-dropping-particle":"","parse-names":false,"suffix":""},{"dropping-particle":"","family":"Mason","given":"Robert L","non-dropping-particle":"","parse-names":false,"suffix":""}],"container-title":"Wiley Interdisciplinary Reviews: Computational Statistics","id":"ITEM-1","issue":"2","issued":{"date-parts":[["2009"]]},"page":"234-244","publisher":"Wiley Online Library","title":"Fractional factorial design","type":"article-journal","volume":"1"},"uris":["http://www.mendeley.com/documents/?uuid=f7b0578c-294f-4fdb-bcf9-9839c12c0bfd"]}],"mendeley":{"formattedCitation":"[85]","plainTextFormattedCitation":"[85]","previouslyFormattedCitation":"[84]"},"properties":{"noteIndex":0},"schema":"https://github.com/citation-style-language/schema/raw/master/csl-citation.json"}</w:instrText>
      </w:r>
      <w:r w:rsidR="00B96EA3">
        <w:rPr>
          <w:shd w:val="clear" w:color="auto" w:fill="FFFFFF"/>
        </w:rPr>
        <w:fldChar w:fldCharType="separate"/>
      </w:r>
      <w:r w:rsidR="003A0663" w:rsidRPr="003A0663">
        <w:rPr>
          <w:noProof/>
          <w:shd w:val="clear" w:color="auto" w:fill="FFFFFF"/>
        </w:rPr>
        <w:t>[85]</w:t>
      </w:r>
      <w:r w:rsidR="00B96EA3">
        <w:rPr>
          <w:shd w:val="clear" w:color="auto" w:fill="FFFFFF"/>
        </w:rPr>
        <w:fldChar w:fldCharType="end"/>
      </w:r>
      <w:r>
        <w:rPr>
          <w:shd w:val="clear" w:color="auto" w:fill="FFFFFF"/>
        </w:rPr>
        <w:t xml:space="preserve">. </w:t>
      </w:r>
      <w:r>
        <w:t xml:space="preserve">The importance of parameters with respect to one another was determined using the </w:t>
      </w:r>
      <w:r>
        <w:rPr>
          <w:shd w:val="clear" w:color="auto" w:fill="FFFFFF"/>
        </w:rPr>
        <w:t xml:space="preserve">analysis of variance. Although this approach correctly evaluates the relative importance of the parameters, the results can heavily depend on the initial ranges defined for the priors. </w:t>
      </w:r>
      <w:r>
        <w:t>In addition, the results of the sensitivity analysis</w:t>
      </w:r>
      <w:r w:rsidR="00EF0CC8">
        <w:t xml:space="preserve"> can also be influenced by the given calibration data</w:t>
      </w:r>
      <w:r w:rsidR="00A62C69">
        <w:t>; t</w:t>
      </w:r>
      <w:r>
        <w:t xml:space="preserve">he parameters that </w:t>
      </w:r>
      <w:r w:rsidR="00EF0CC8">
        <w:t xml:space="preserve">are more closely involved with </w:t>
      </w:r>
      <w:r w:rsidR="00A62C69">
        <w:t>measurement items</w:t>
      </w:r>
      <w:r w:rsidR="00EF0CC8">
        <w:t xml:space="preserve"> </w:t>
      </w:r>
      <w:r>
        <w:t xml:space="preserve">are </w:t>
      </w:r>
      <w:r w:rsidR="00A62C69">
        <w:t xml:space="preserve">identified </w:t>
      </w:r>
      <w:r w:rsidR="00245AC7">
        <w:t xml:space="preserve">as </w:t>
      </w:r>
      <w:r w:rsidR="00A62C69">
        <w:t>more important</w:t>
      </w:r>
      <w:r>
        <w:t xml:space="preserve">. For instance, in our simulations, the sensitivity analysis </w:t>
      </w:r>
      <w:r w:rsidR="00245AC7">
        <w:t xml:space="preserve">was </w:t>
      </w:r>
      <w:r>
        <w:t xml:space="preserve">conducted </w:t>
      </w:r>
      <w:r w:rsidR="00A62C69">
        <w:t>on</w:t>
      </w:r>
      <w:r>
        <w:t xml:space="preserve"> </w:t>
      </w:r>
      <w:r w:rsidR="00EF0CC8">
        <w:t xml:space="preserve">study 3 </w:t>
      </w:r>
      <w:r w:rsidR="00A62C69">
        <w:t>(C3) which contains</w:t>
      </w:r>
      <w:r w:rsidR="00EF0CC8">
        <w:t xml:space="preserve"> </w:t>
      </w:r>
      <w:r w:rsidR="00D95E96">
        <w:t>only</w:t>
      </w:r>
      <w:r>
        <w:t xml:space="preserve"> live cell count, </w:t>
      </w:r>
      <w:r w:rsidR="00EF0CC8">
        <w:t>two</w:t>
      </w:r>
      <w:r>
        <w:t xml:space="preserve"> </w:t>
      </w:r>
      <w:r w:rsidR="00245AC7">
        <w:t>proliferation-related</w:t>
      </w:r>
      <w:r>
        <w:t xml:space="preserve"> parameters </w:t>
      </w:r>
      <w:r w:rsidR="00EF0CC8">
        <w:t xml:space="preserve">of </w:t>
      </w:r>
      <m:oMath>
        <m:sSub>
          <m:sSubPr>
            <m:ctrlPr>
              <w:rPr>
                <w:rFonts w:ascii="Cambria Math" w:hAnsi="Cambria Math"/>
              </w:rPr>
            </m:ctrlPr>
          </m:sSubPr>
          <m:e>
            <m:r>
              <m:rPr>
                <m:sty m:val="p"/>
              </m:rPr>
              <w:rPr>
                <w:rFonts w:ascii="Cambria Math" w:hAnsi="Cambria Math"/>
              </w:rPr>
              <m:t>γ</m:t>
            </m:r>
          </m:e>
          <m:sub>
            <m:r>
              <w:rPr>
                <w:rFonts w:ascii="Cambria Math" w:hAnsi="Cambria Math"/>
              </w:rPr>
              <m:t>P0</m:t>
            </m:r>
          </m:sub>
        </m:sSub>
      </m:oMath>
      <w:r>
        <w:t xml:space="preserve"> and </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P</m:t>
            </m:r>
          </m:sub>
        </m:sSub>
      </m:oMath>
      <w:r>
        <w:t xml:space="preserve"> were </w:t>
      </w:r>
      <w:r w:rsidR="00D95E96">
        <w:t>identified as the</w:t>
      </w:r>
      <w:r>
        <w:t xml:space="preserve"> top important parameters. Once the model </w:t>
      </w:r>
      <w:r w:rsidR="00245AC7">
        <w:t xml:space="preserve">was </w:t>
      </w:r>
      <w:r>
        <w:t xml:space="preserve">evaluated </w:t>
      </w:r>
      <w:r w:rsidR="00A62C69">
        <w:t>against study 1 (C1)</w:t>
      </w:r>
      <w:r w:rsidR="00D95E96">
        <w:t xml:space="preserve">, </w:t>
      </w:r>
      <w:r w:rsidR="00A62C69">
        <w:t>contain</w:t>
      </w:r>
      <w:r w:rsidR="00D95E96">
        <w:t>ing</w:t>
      </w:r>
      <w:r w:rsidR="00A62C69">
        <w:t xml:space="preserve"> the </w:t>
      </w:r>
      <w:r>
        <w:t>viability</w:t>
      </w:r>
      <w:r w:rsidR="00EF0CC8">
        <w:t xml:space="preserve"> </w:t>
      </w:r>
      <w:r w:rsidR="00A62C69">
        <w:t>data in addition to the live cell count</w:t>
      </w:r>
      <w:r>
        <w:t xml:space="preserve">, </w:t>
      </w:r>
      <w:r w:rsidR="00245AC7">
        <w:t>the mortality-related</w:t>
      </w:r>
      <w:r>
        <w:t xml:space="preserve"> </w:t>
      </w:r>
      <w:r>
        <w:lastRenderedPageBreak/>
        <w:t xml:space="preserve">parameters of </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m</m:t>
            </m:r>
          </m:sub>
        </m:sSub>
      </m:oMath>
      <w:r>
        <w:rPr>
          <w:color w:val="000000" w:themeColor="text1"/>
        </w:rPr>
        <w:t xml:space="preserve"> </w:t>
      </w:r>
      <w:r>
        <w:t xml:space="preserve">and </w:t>
      </w:r>
      <m:oMath>
        <m:sSub>
          <m:sSubPr>
            <m:ctrlPr>
              <w:rPr>
                <w:rFonts w:ascii="Cambria Math" w:hAnsi="Cambria Math"/>
              </w:rPr>
            </m:ctrlPr>
          </m:sSubPr>
          <m:e>
            <m:r>
              <m:rPr>
                <m:sty m:val="p"/>
              </m:rPr>
              <w:rPr>
                <w:rFonts w:ascii="Cambria Math" w:hAnsi="Cambria Math"/>
              </w:rPr>
              <m:t>γ</m:t>
            </m:r>
          </m:e>
          <m:sub>
            <m:r>
              <w:rPr>
                <w:rFonts w:ascii="Cambria Math" w:hAnsi="Cambria Math"/>
              </w:rPr>
              <m:t>M0</m:t>
            </m:r>
          </m:sub>
        </m:sSub>
      </m:oMath>
      <w:r>
        <w:t xml:space="preserve"> were also</w:t>
      </w:r>
      <w:r w:rsidR="00D95E96">
        <w:t xml:space="preserve"> detected</w:t>
      </w:r>
      <w:r>
        <w:t xml:space="preserve"> among the influential parameters (see </w:t>
      </w:r>
      <w:r>
        <w:fldChar w:fldCharType="begin"/>
      </w:r>
      <w:r>
        <w:instrText xml:space="preserve"> REF _Ref62409545 \h </w:instrText>
      </w:r>
      <w:r>
        <w:fldChar w:fldCharType="separate"/>
      </w:r>
      <w:r>
        <w:t xml:space="preserve">Figure </w:t>
      </w:r>
      <w:r>
        <w:rPr>
          <w:noProof/>
        </w:rPr>
        <w:t>5</w:t>
      </w:r>
      <w:r>
        <w:fldChar w:fldCharType="end"/>
      </w:r>
      <w:r>
        <w:t xml:space="preserve">). </w:t>
      </w:r>
      <w:r w:rsidR="00D95E96">
        <w:t>B</w:t>
      </w:r>
      <w:r>
        <w:t>y the assessment of the model against the data of study 2</w:t>
      </w:r>
      <w:r w:rsidR="00A62C69">
        <w:t xml:space="preserve"> (C2)</w:t>
      </w:r>
      <w:r w:rsidR="00D95E96">
        <w:t>,</w:t>
      </w:r>
      <w:r>
        <w:t xml:space="preserve"> which provides a broader range of measurements, the parameters involved in </w:t>
      </w:r>
      <w:r w:rsidR="00EF0CC8">
        <w:t>more diverse</w:t>
      </w:r>
      <w:r>
        <w:t xml:space="preserve"> processes such as differentiation (</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D</m:t>
            </m:r>
          </m:sub>
        </m:sSub>
      </m:oMath>
      <w:r>
        <w:t>) and growth factor production (</w:t>
      </w:r>
      <m:oMath>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b0</m:t>
            </m:r>
          </m:sub>
        </m:sSub>
      </m:oMath>
      <w:r>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t0</m:t>
            </m:r>
          </m:sub>
        </m:sSub>
      </m:oMath>
      <w:r>
        <w:t xml:space="preserve">) were </w:t>
      </w:r>
      <w:r w:rsidR="00A62C69">
        <w:t>turned out to be important</w:t>
      </w:r>
      <w:r>
        <w:t xml:space="preserve">. Therefore, </w:t>
      </w:r>
      <w:r w:rsidR="00A62C69">
        <w:t>the results of the sensitivity analysis</w:t>
      </w:r>
      <w:r>
        <w:t xml:space="preserve"> </w:t>
      </w:r>
      <w:r w:rsidR="00A62C69">
        <w:t xml:space="preserve">can </w:t>
      </w:r>
      <w:r>
        <w:t xml:space="preserve">only be interpreted considering the given priors </w:t>
      </w:r>
      <w:r w:rsidR="00A62C69">
        <w:t>as well as</w:t>
      </w:r>
      <w:r w:rsidR="00857DE3">
        <w:t xml:space="preserve"> </w:t>
      </w:r>
      <w:r>
        <w:t>the summary statistics</w:t>
      </w:r>
      <w:r w:rsidR="00A62C69">
        <w:t xml:space="preserve">. </w:t>
      </w:r>
    </w:p>
    <w:p w14:paraId="11A78B70" w14:textId="2FB19873" w:rsidR="00122E03" w:rsidRDefault="00122E03" w:rsidP="001F2821">
      <w:r>
        <w:t xml:space="preserve">The present study has several limitations. </w:t>
      </w:r>
      <w:r w:rsidR="00C514B1">
        <w:t xml:space="preserve">In the </w:t>
      </w:r>
      <w:r>
        <w:t>implemented</w:t>
      </w:r>
      <w:r w:rsidR="00C514B1">
        <w:t xml:space="preserve"> cell model, each simulated cellular reaction was dependent on several intrinsic and extrinsic factors. The available knowledge in the literature regarding the bioregulatory effect of </w:t>
      </w:r>
      <w:r w:rsidR="00BB0F03">
        <w:t>individual</w:t>
      </w:r>
      <w:r w:rsidR="00C514B1">
        <w:t xml:space="preserve"> cellular input was collected and tailored as fuzzy inputs. </w:t>
      </w:r>
      <w:commentRangeStart w:id="141"/>
      <w:r w:rsidR="00C514B1">
        <w:t>However, there was no</w:t>
      </w:r>
      <w:r w:rsidR="00857DE3">
        <w:t>t</w:t>
      </w:r>
      <w:r w:rsidR="00C514B1">
        <w:t xml:space="preserve"> sufficient knowledge to define the logic of interaction among the stimulatory factors </w:t>
      </w:r>
      <w:r w:rsidR="00C514B1">
        <w:fldChar w:fldCharType="begin" w:fldLock="1"/>
      </w:r>
      <w:r w:rsidR="003A0663">
        <w:instrText>ADDIN CSL_CITATION {"citationItems":[{"id":"ITEM-1","itemData":{"DOI":"10.1016/j.cell.2010.12.035","ISSN":"1097-4172 (Electronic)","PMID":"21295702","abstract":"For nearly 150 years, it has been recognized that cell shape strongly influences the  orientation of the mitotic cleavage plane (e.g., Hofmeister, 1863). However, we still understand little about the complex interplay between cell shape and cleavage-plane orientation in epithelia, where polygonal cell geometries emerge from multiple factors, including cell packing, cell growth, and cell division itself. Here, using mechanical simulations, we show that the polygonal shapes of individual cells can systematically bias the long-axis orientations of their adjacent mitotic neighbors. Strikingly, analyses of both animal epithelia and plant epidermis confirm a robust and nearly identical correlation between local cell topology and cleavage-plane orientation in vivo. Using simple mathematics, we show that this effect derives from fundamental packing constraints. Our results suggest that local epithelial topology is a key determinant of cleavage-plane orientation, and that cleavage-plane bias may be a widespread property of polygonal cell sheets in plants and animals.","author":[{"dropping-particle":"","family":"Gibson","given":"William T","non-dropping-particle":"","parse-names":false,"suffix":""},{"dropping-particle":"","family":"Veldhuis","given":"James H","non-dropping-particle":"","parse-names":false,"suffix":""},{"dropping-particle":"","family":"Rubinstein","given":"Boris","non-dropping-particle":"","parse-names":false,"suffix":""},{"dropping-particle":"","family":"Cartwright","given":"Heather N","non-dropping-particle":"","parse-names":false,"suffix":""},{"dropping-particle":"","family":"Perrimon","given":"Norbert","non-dropping-particle":"","parse-names":false,"suffix":""},{"dropping-particle":"","family":"Brodland","given":"G Wayne","non-dropping-particle":"","parse-names":false,"suffix":""},{"dropping-particle":"","family":"Nagpal","given":"Radhika","non-dropping-particle":"","parse-names":false,"suffix":""},{"dropping-particle":"","family":"Gibson","given":"Matthew C","non-dropping-particle":"","parse-names":false,"suffix":""}],"container-title":"Cell","id":"ITEM-1","issue":"3","issued":{"date-parts":[["2011","2"]]},"language":"eng","page":"427-438","title":"Control of the mitotic cleavage plane by local epithelial topology.","type":"article-journal","volume":"144"},"uris":["http://www.mendeley.com/documents/?uuid=f6f9a2dc-835c-490d-a49f-f862167a28bb"]}],"mendeley":{"formattedCitation":"[86]","plainTextFormattedCitation":"[86]","previouslyFormattedCitation":"[85]"},"properties":{"noteIndex":0},"schema":"https://github.com/citation-style-language/schema/raw/master/csl-citation.json"}</w:instrText>
      </w:r>
      <w:r w:rsidR="00C514B1">
        <w:fldChar w:fldCharType="separate"/>
      </w:r>
      <w:r w:rsidR="003A0663" w:rsidRPr="003A0663">
        <w:rPr>
          <w:noProof/>
        </w:rPr>
        <w:t>[86]</w:t>
      </w:r>
      <w:r w:rsidR="00C514B1">
        <w:fldChar w:fldCharType="end"/>
      </w:r>
      <w:r w:rsidR="00C514B1">
        <w:t xml:space="preserve">. </w:t>
      </w:r>
      <w:commentRangeEnd w:id="141"/>
      <w:r w:rsidR="00654E25">
        <w:rPr>
          <w:rStyle w:val="CommentReference"/>
        </w:rPr>
        <w:commentReference w:id="141"/>
      </w:r>
      <w:r w:rsidR="00C514B1">
        <w:t xml:space="preserve">Therefore, the principle of superimposition was used to combine </w:t>
      </w:r>
      <w:r w:rsidR="00BB0F03">
        <w:t>the</w:t>
      </w:r>
      <w:r w:rsidR="00C514B1">
        <w:t xml:space="preserve"> effects for </w:t>
      </w:r>
      <w:r w:rsidR="00BB0F03">
        <w:t>different</w:t>
      </w:r>
      <w:r w:rsidR="00857DE3">
        <w:t xml:space="preserve"> cellular</w:t>
      </w:r>
      <w:r w:rsidR="00C514B1">
        <w:t xml:space="preserve"> </w:t>
      </w:r>
      <w:r w:rsidR="00BB0F03">
        <w:t>inputs</w:t>
      </w:r>
      <w:r w:rsidR="00C514B1">
        <w:t xml:space="preserve"> (see </w:t>
      </w:r>
      <w:r w:rsidR="00C514B1">
        <w:fldChar w:fldCharType="begin"/>
      </w:r>
      <w:r w:rsidR="00C514B1">
        <w:instrText xml:space="preserve"> REF _Ref62724609 \h </w:instrText>
      </w:r>
      <w:r w:rsidR="00C514B1">
        <w:fldChar w:fldCharType="separate"/>
      </w:r>
      <w:r w:rsidR="00BB0F03">
        <w:t xml:space="preserve">Table </w:t>
      </w:r>
      <w:r w:rsidR="00BB0F03">
        <w:rPr>
          <w:noProof/>
        </w:rPr>
        <w:t>2</w:t>
      </w:r>
      <w:r w:rsidR="00C514B1">
        <w:fldChar w:fldCharType="end"/>
      </w:r>
      <w:r w:rsidR="00C514B1">
        <w:t xml:space="preserve">), similar to the previous studies </w:t>
      </w:r>
      <w:r w:rsidR="006656F9">
        <w:fldChar w:fldCharType="begin" w:fldLock="1"/>
      </w:r>
      <w:r w:rsidR="003A0663">
        <w:instrText>ADDIN CSL_CITATION {"citationItems":[{"id":"ITEM-1","itemData":{"DOI":"10.1016/j.jtbi.2007.11.008","ISSN":"00225193","abstract":"The process of fracture healing involves the action and interaction of many cells, regulated by biochemical and mechanical signals. Vital to a successful healing process is the restoration of a good vascular network. In this paper, a continuous mathematical model is presented that describes the different fracture healing stages and their response to biochemical stimuli only (a bioregulatory model); mechanoregulatory effects are excluded here. The model consists of a system of nonlinear partial differential equations describing the spatiotemporal evolution of concentrations and densities of the cell types, extracellular matrix types and growth factors indispensable to the healing process. The model starts after the inflammation phase, when the fracture callus has already been formed. Cell migration is described using not only haptokinetic, but also chemotactic and haptotactic influences. Cell differentiation is controlled by the presence of growth factors and sufficient vascularisation. Matrix synthesis and growth factor production are controlled by the local cell and matrix densities and by the local growth factor concentrations. Numerical simulations of the system, using parameter values based on experimental data obtained from literature, are presented. The simulation results are corroborated by comparison with experimental data from a standardised rodent fracture model. The results of sensitivity analyses on the parameter values as well as on the boundary and initial conditions are discussed. Numerical simulations of compromised healing situations showed that the establishment of a vascular network in response to angiogenic growth factors is a key factor in the healing process. Furthermore, a correct description of cell migration is also shown to be essential to the prediction of realistic spatiotemporal tissue distribution patterns in the fracture callus. The mathematical framework presented in this paper can be an important tool in furthering the understanding of the mechanisms causing compromised healing and can be applied in the design of future fracture healing experiments. © 2007 Elsevier Ltd. All rights reserved.","author":[{"dropping-particle":"","family":"Geris","given":"Liesbet","non-dropping-particle":"","parse-names":false,"suffix":""},{"dropping-particle":"","family":"Gerisch","given":"Alf","non-dropping-particle":"","parse-names":false,"suffix":""},{"dropping-particle":"Vander","family":"Sloten","given":"Jos","non-dropping-particle":"","parse-names":false,"suffix":""},{"dropping-particle":"","family":"Weiner","given":"Rüdiger","non-dropping-particle":"","parse-names":false,"suffix":""},{"dropping-particle":"Van","family":"Oosterwyck","given":"Hans","non-dropping-particle":"","parse-names":false,"suffix":""}],"container-title":"Journal of Theoretical Biology","id":"ITEM-1","issue":"1","issued":{"date-parts":[["2008"]]},"page":"137-158","title":"Angiogenesis in bone fracture healing: A bioregulatory model","type":"article-journal","volume":"251"},"uris":["http://www.mendeley.com/documents/?uuid=3bac7dee-9c37-4318-b23c-8f971e0aa8f8"]},{"id":"ITEM-2","itemData":{"DOI":"10.1371/journal.pcbi.1007468","ISBN":"1111111111","ISSN":"15537358","PMID":"31738746","abstract":"Macrophages respond to signals in the microenvironment by changing their functional phenotypes, a process known as polarization. Depending on the context, they acquire different patterns of transcriptional activation, cytokine expression and cellular metabolism which collectively constitute a continuous spectrum of phenotypes, of which the two extremes are denoted as classical (M1) and alternative (M2) activation. To quantitatively decode the underlying principles governing macrophage phenotypic polarization and thereby harness its therapeutic potential in human diseases, a systems-level approach is needed given the multitude of signaling pathways and intracellular regulation involved. Here we develop the first mechanism-based, multi-pathway computational model that describes the integrated signal transduction and macrophage programming under M1 (IFN-γ), M2 (IL-4) and cell stress (hypoxia) stimulation. Our model was calibrated extensively against experimental data, and we mechanistically elucidated several signature feedbacks behind the M1-M2 antagonism and investigated the dynamical shaping of macrophage phenotypes within the M1-M2 spectrum. Model sensitivity analysis also revealed key molecular nodes and interactions as targets with potential therapeutic values for the pathophysiology of peripheral arterial disease and cancer. Through simulations that dynamically capture the signal integration and phenotypic marker expression in the differential macrophage polarization responses, our model provides an important computational basis toward a more quantitative and network-centric understanding of the complex physiology and versatile functions of macrophages in human diseases.","author":[{"dropping-particle":"","family":"Zhao","given":"Chen","non-dropping-particle":"","parse-names":false,"suffix":""},{"dropping-particle":"","family":"Mirando","given":"Adam C.","non-dropping-particle":"","parse-names":false,"suffix":""},{"dropping-particle":"","family":"Sové","given":"Richard J.","non-dropping-particle":"","parse-names":false,"suffix":""},{"dropping-particle":"","family":"Medeiros","given":"Thalyta X.","non-dropping-particle":"","parse-names":false,"suffix":""},{"dropping-particle":"","family":"Annex","given":"Brian H.","non-dropping-particle":"","parse-names":false,"suffix":""},{"dropping-particle":"","family":"Popel","given":"Aleksander S.","non-dropping-particle":"","parse-names":false,"suffix":""}],"container-title":"PLoS Computational Biology","id":"ITEM-2","issue":"11","issued":{"date-parts":[["2019"]]},"page":"1-28","title":"A mechanistic integrative computational model of macrophage polarization: Implications in human pathophysiology","type":"article-journal","volume":"15"},"uris":["http://www.mendeley.com/documents/?uuid=8e846b72-3ead-4d7a-b3bb-6a528e87ca27"]},{"id":"ITEM-3","itemData":{"DOI":"10.3389/fphys.2019.00288","ISSN":"1664042X","abstract":"Sprouting angiogenesis is a necessary process in regeneration and development as well as in tumorigenesis. VEGF-A is the main pro-angiogenic chemoattractant and it can bind to the decoy receptor VEGFR1 or to VEGFR2 to induce sprouting. Active sprout cells express Dll4, which binds to Notch1 on neighboring cells, in turn inhibiting VEGFR2 expression. It is known that the balance between VEGFR2 and VEGFR1 determines tip selection and network architecture, however the quantitative interrelationship of the receptors and their interrelated balances, also with relation to Dll4-Notch1 signaling, remains yet largely unknown. Here, we present an agent-based computer model of sprouting angiogenesis, integrating VEGFR1 and VEGFR2 in a detailed model of cellular signaling. Our model reproduces expe- rimental data on VEGFR1 knockout. We show that soluble VEGFR1 improves the efficiency of angiogenesis by directing sprouts away from existing cells over a wide range of parameters. Our analysis unravels the relevance of the stability of the active notch intracellular domain as a dominating hub in this regulatory network. Our analysis quantitatively dissects the regulatory interactions in sprouting angiogenesis. Because we use a detailed model of intracellular signaling, the results of our analysis are 18 directly linked to biological entities. We provide our computational model and simulation engine 19 for integration in complementary modeling approaches.","author":[{"dropping-particle":"","family":"Kuhn","given":"Clemens","non-dropping-particle":"","parse-names":false,"suffix":""},{"dropping-particle":"","family":"Checa","given":"Sara","non-dropping-particle":"","parse-names":false,"suffix":""}],"container-title":"Frontiers in Physiology","id":"ITEM-3","issue":"MAR","issued":{"date-parts":[["2019"]]},"page":"1-14","title":"Computational modeling to quantify the contributions of VEGFR1, VEGFR2, and lateral inhibition in sprouting angiogenesis","type":"article-journal","volume":"10"},"uris":["http://www.mendeley.com/documents/?uuid=ecaeea1e-0d87-4d25-8c85-fc5a1c489e01"]}],"mendeley":{"formattedCitation":"[18], [87], [88]","plainTextFormattedCitation":"[18], [87], [88]","previouslyFormattedCitation":"[18], [86], [87]"},"properties":{"noteIndex":0},"schema":"https://github.com/citation-style-language/schema/raw/master/csl-citation.json"}</w:instrText>
      </w:r>
      <w:r w:rsidR="006656F9">
        <w:fldChar w:fldCharType="separate"/>
      </w:r>
      <w:r w:rsidR="003A0663" w:rsidRPr="003A0663">
        <w:rPr>
          <w:noProof/>
        </w:rPr>
        <w:t>[18], [87], [88]</w:t>
      </w:r>
      <w:r w:rsidR="006656F9">
        <w:fldChar w:fldCharType="end"/>
      </w:r>
      <w:r w:rsidR="00C514B1">
        <w:t xml:space="preserve">. Such an assumption violates the structural validity of a computer model </w:t>
      </w:r>
      <w:r w:rsidR="00B96EA3">
        <w:fldChar w:fldCharType="begin" w:fldLock="1"/>
      </w:r>
      <w:r w:rsidR="003A0663">
        <w:instrText>ADDIN CSL_CITATION {"citationItems":[{"id":"ITEM-1","itemData":{"DOI":"10.1371/journal.pcbi.1007468","ISBN":"1111111111","ISSN":"15537358","PMID":"31738746","abstract":"Macrophages respond to signals in the microenvironment by changing their functional phenotypes, a process known as polarization. Depending on the context, they acquire different patterns of transcriptional activation, cytokine expression and cellular metabolism which collectively constitute a continuous spectrum of phenotypes, of which the two extremes are denoted as classical (M1) and alternative (M2) activation. To quantitatively decode the underlying principles governing macrophage phenotypic polarization and thereby harness its therapeutic potential in human diseases, a systems-level approach is needed given the multitude of signaling pathways and intracellular regulation involved. Here we develop the first mechanism-based, multi-pathway computational model that describes the integrated signal transduction and macrophage programming under M1 (IFN-γ), M2 (IL-4) and cell stress (hypoxia) stimulation. Our model was calibrated extensively against experimental data, and we mechanistically elucidated several signature feedbacks behind the M1-M2 antagonism and investigated the dynamical shaping of macrophage phenotypes within the M1-M2 spectrum. Model sensitivity analysis also revealed key molecular nodes and interactions as targets with potential therapeutic values for the pathophysiology of peripheral arterial disease and cancer. Through simulations that dynamically capture the signal integration and phenotypic marker expression in the differential macrophage polarization responses, our model provides an important computational basis toward a more quantitative and network-centric understanding of the complex physiology and versatile functions of macrophages in human diseases.","author":[{"dropping-particle":"","family":"Zhao","given":"Chen","non-dropping-particle":"","parse-names":false,"suffix":""},{"dropping-particle":"","family":"Mirando","given":"Adam C.","non-dropping-particle":"","parse-names":false,"suffix":""},{"dropping-particle":"","family":"Sové","given":"Richard J.","non-dropping-particle":"","parse-names":false,"suffix":""},{"dropping-particle":"","family":"Medeiros","given":"Thalyta X.","non-dropping-particle":"","parse-names":false,"suffix":""},{"dropping-particle":"","family":"Annex","given":"Brian H.","non-dropping-particle":"","parse-names":false,"suffix":""},{"dropping-particle":"","family":"Popel","given":"Aleksander S.","non-dropping-particle":"","parse-names":false,"suffix":""}],"container-title":"PLoS Computational Biology","id":"ITEM-1","issue":"11","issued":{"date-parts":[["2019"]]},"page":"1-28","title":"A mechanistic integrative computational model of macrophage polarization: Implications in human pathophysiology","type":"article-journal","volume":"15"},"uris":["http://www.mendeley.com/documents/?uuid=8e846b72-3ead-4d7a-b3bb-6a528e87ca27"]}],"mendeley":{"formattedCitation":"[88]","plainTextFormattedCitation":"[88]","previouslyFormattedCitation":"[87]"},"properties":{"noteIndex":0},"schema":"https://github.com/citation-style-language/schema/raw/master/csl-citation.json"}</w:instrText>
      </w:r>
      <w:r w:rsidR="00B96EA3">
        <w:fldChar w:fldCharType="separate"/>
      </w:r>
      <w:r w:rsidR="003A0663" w:rsidRPr="003A0663">
        <w:rPr>
          <w:noProof/>
        </w:rPr>
        <w:t>[88]</w:t>
      </w:r>
      <w:r w:rsidR="00B96EA3">
        <w:fldChar w:fldCharType="end"/>
      </w:r>
      <w:r w:rsidR="00C514B1">
        <w:t xml:space="preserve"> but is inevitable considering the shortage of information regarding the biological systems. Therefore, future experiments should be defined to elucidate the logic of interaction between the regulatory factors in deriving a particular cellular reaction. </w:t>
      </w:r>
      <w:r>
        <w:t xml:space="preserve">Also, the predictive </w:t>
      </w:r>
      <w:r w:rsidR="00B25A8A">
        <w:t xml:space="preserve">power </w:t>
      </w:r>
      <w:r>
        <w:t>of the proposed model was not evaluated</w:t>
      </w:r>
      <w:r w:rsidR="00B25A8A">
        <w:t xml:space="preserve"> due to </w:t>
      </w:r>
      <w:commentRangeStart w:id="142"/>
      <w:r w:rsidR="00B25A8A">
        <w:t>insufficient empirical data</w:t>
      </w:r>
      <w:commentRangeEnd w:id="142"/>
      <w:r w:rsidR="00422F0E">
        <w:rPr>
          <w:rStyle w:val="CommentReference"/>
        </w:rPr>
        <w:commentReference w:id="142"/>
      </w:r>
      <w:r>
        <w:t>.</w:t>
      </w:r>
      <w:r w:rsidR="001F2821">
        <w:t xml:space="preserve"> Although </w:t>
      </w:r>
      <w:r w:rsidR="009E4617" w:rsidRPr="009E4617">
        <w:rPr>
          <w:rFonts w:ascii="Calibri" w:hAnsi="Calibri" w:cs="Calibri"/>
        </w:rPr>
        <w:t>﻿</w:t>
      </w:r>
      <w:r w:rsidR="009E4617">
        <w:t>a</w:t>
      </w:r>
      <w:r w:rsidR="009E4617" w:rsidRPr="009E4617">
        <w:t xml:space="preserve"> wealth of</w:t>
      </w:r>
      <w:r w:rsidR="009E4617">
        <w:t xml:space="preserve"> </w:t>
      </w:r>
      <w:r w:rsidR="009E4617" w:rsidRPr="009E4617">
        <w:t>studies</w:t>
      </w:r>
      <w:r w:rsidR="009E4617">
        <w:t xml:space="preserve"> </w:t>
      </w:r>
      <w:r w:rsidR="006656F9">
        <w:t>has</w:t>
      </w:r>
      <w:r w:rsidR="001F2821">
        <w:t xml:space="preserve"> measured the MSC population and osteogenic differentiation in response to Mg</w:t>
      </w:r>
      <w:r w:rsidR="001F2821">
        <w:rPr>
          <w:vertAlign w:val="superscript"/>
        </w:rPr>
        <w:t>2+</w:t>
      </w:r>
      <w:r w:rsidR="001F2821">
        <w:t xml:space="preserve"> ions, the data of the published </w:t>
      </w:r>
      <w:del w:id="143" w:author="Helmholz,  Heike" w:date="2021-03-09T08:17:00Z">
        <w:r w:rsidR="001F2821" w:rsidDel="00422F0E">
          <w:delText xml:space="preserve">data </w:delText>
        </w:r>
      </w:del>
      <w:ins w:id="144" w:author="Helmholz,  Heike" w:date="2021-03-09T08:17:00Z">
        <w:r w:rsidR="00422F0E">
          <w:t>s</w:t>
        </w:r>
      </w:ins>
      <w:ins w:id="145" w:author="Helmholz,  Heike" w:date="2021-03-09T08:18:00Z">
        <w:r w:rsidR="00422F0E">
          <w:t>tudies</w:t>
        </w:r>
      </w:ins>
      <w:ins w:id="146" w:author="Helmholz,  Heike" w:date="2021-03-09T08:17:00Z">
        <w:r w:rsidR="00422F0E">
          <w:t xml:space="preserve"> </w:t>
        </w:r>
      </w:ins>
      <w:r w:rsidR="001F2821">
        <w:t xml:space="preserve">is either not available or lacks critical information to set up the simulation. Therefore, at this stage, we could only gather three sets of experiments </w:t>
      </w:r>
      <w:r w:rsidR="004D471F">
        <w:t>with full accessibility to the</w:t>
      </w:r>
      <w:r w:rsidR="001F2821">
        <w:t xml:space="preserve"> data.</w:t>
      </w:r>
      <w:r w:rsidR="00B25A8A">
        <w:t xml:space="preserve"> In the future, the model will be further calibrated and tested against </w:t>
      </w:r>
      <w:r w:rsidR="001F2821">
        <w:t>newly arrived</w:t>
      </w:r>
      <w:r w:rsidR="00B25A8A">
        <w:t xml:space="preserve"> data to gain the predictive capability.</w:t>
      </w:r>
      <w:r w:rsidR="001F2821">
        <w:t xml:space="preserve"> </w:t>
      </w:r>
      <w:r w:rsidR="004D471F">
        <w:t>The data used for the calibration of the current model including the setup information and empirical observations are available online</w:t>
      </w:r>
      <w:commentRangeStart w:id="147"/>
      <w:r w:rsidR="004D471F">
        <w:t xml:space="preserve"> []</w:t>
      </w:r>
      <w:commentRangeEnd w:id="147"/>
      <w:r w:rsidR="004D471F">
        <w:rPr>
          <w:rStyle w:val="CommentReference"/>
        </w:rPr>
        <w:commentReference w:id="147"/>
      </w:r>
      <w:r w:rsidR="004D471F">
        <w:t xml:space="preserve"> to facilitate open-access research. </w:t>
      </w:r>
    </w:p>
    <w:p w14:paraId="6865C2A6" w14:textId="224E941D" w:rsidR="00C514B1" w:rsidRDefault="00C514B1" w:rsidP="00C514B1">
      <w:pPr>
        <w:pStyle w:val="Heading1"/>
      </w:pPr>
      <w:r>
        <w:t>Conclusion</w:t>
      </w:r>
    </w:p>
    <w:p w14:paraId="117297AC" w14:textId="546E01DF" w:rsidR="008A1DBE" w:rsidRDefault="00006066" w:rsidP="009A4C59">
      <w:r>
        <w:t xml:space="preserve">The fuzzy agent-based computer model presented in this study was </w:t>
      </w:r>
      <w:ins w:id="148" w:author="Helmholz,  Heike" w:date="2021-03-09T08:18:00Z">
        <w:r w:rsidR="00422F0E">
          <w:t>(partly</w:t>
        </w:r>
      </w:ins>
      <w:ins w:id="149" w:author="Helmholz,  Heike" w:date="2021-03-09T08:19:00Z">
        <w:r w:rsidR="00422F0E">
          <w:t xml:space="preserve">?) </w:t>
        </w:r>
      </w:ins>
      <w:r>
        <w:t xml:space="preserve">able to </w:t>
      </w:r>
      <w:r w:rsidR="001135E5">
        <w:t>re</w:t>
      </w:r>
      <w:r>
        <w:t xml:space="preserve">produce the empirical observations reported for </w:t>
      </w:r>
      <w:r w:rsidR="00245AC7">
        <w:t xml:space="preserve">the </w:t>
      </w:r>
      <w:r>
        <w:t xml:space="preserve">MSC population and osteogenic differentiation. </w:t>
      </w:r>
      <w:r w:rsidR="00C96BC4">
        <w:t xml:space="preserve">The model closely captured the nonlinearities in the regulatory effect of </w:t>
      </w:r>
      <w:r w:rsidR="005662C8">
        <w:t>Mg</w:t>
      </w:r>
      <w:r w:rsidR="005662C8">
        <w:rPr>
          <w:vertAlign w:val="superscript"/>
        </w:rPr>
        <w:t>2+</w:t>
      </w:r>
      <w:r w:rsidR="005662C8">
        <w:t xml:space="preserve"> ions</w:t>
      </w:r>
      <w:r w:rsidR="00C96BC4">
        <w:t xml:space="preserve"> on multiple cellular processes such as cell proliferation, differentiation, and mortality. The model also </w:t>
      </w:r>
      <w:r w:rsidR="00196F67">
        <w:t xml:space="preserve">showed </w:t>
      </w:r>
      <w:r w:rsidR="003F3BDB">
        <w:t xml:space="preserve">fundamental </w:t>
      </w:r>
      <w:r w:rsidR="007024E5">
        <w:t>difference</w:t>
      </w:r>
      <w:r w:rsidR="001135E5">
        <w:t>s</w:t>
      </w:r>
      <w:r w:rsidR="007024E5">
        <w:t xml:space="preserve"> between</w:t>
      </w:r>
      <w:r w:rsidR="00C96BC4">
        <w:t xml:space="preserve"> the cells cultured in different experiments in terms of proliferation capacity and sensitivity to environmental variables such as </w:t>
      </w:r>
      <w:r w:rsidR="005662C8">
        <w:t>Mg</w:t>
      </w:r>
      <w:r w:rsidR="005662C8">
        <w:rPr>
          <w:vertAlign w:val="superscript"/>
        </w:rPr>
        <w:t>2+</w:t>
      </w:r>
      <w:r w:rsidR="005662C8">
        <w:t xml:space="preserve"> ions</w:t>
      </w:r>
      <w:r w:rsidR="00C96BC4">
        <w:t xml:space="preserve">. Besides, </w:t>
      </w:r>
      <w:r w:rsidR="007339F1">
        <w:t xml:space="preserve">the iterative calibration approach proposed in this study </w:t>
      </w:r>
      <w:r w:rsidR="001135E5">
        <w:t xml:space="preserve">was shown advantageous in improving the performance of the model and </w:t>
      </w:r>
      <w:r w:rsidR="00510C80">
        <w:t xml:space="preserve">is </w:t>
      </w:r>
      <w:r w:rsidR="001135E5">
        <w:t xml:space="preserve">thereby recommended </w:t>
      </w:r>
      <w:r w:rsidR="007339F1">
        <w:t>over the single</w:t>
      </w:r>
      <w:r w:rsidR="001135E5">
        <w:t>-</w:t>
      </w:r>
      <w:r w:rsidR="007339F1">
        <w:t>round calibration method commonly used in the literature.</w:t>
      </w:r>
      <w:r w:rsidR="00C96BC4">
        <w:t xml:space="preserve"> </w:t>
      </w:r>
      <w:r w:rsidR="00196F67">
        <w:t>In summary, this study shows the significance of numerical modeling in understanding and objectively explaining the experiments</w:t>
      </w:r>
      <w:r w:rsidR="007024E5">
        <w:t xml:space="preserve"> by </w:t>
      </w:r>
      <w:r w:rsidR="007339F1">
        <w:t>special attention to the mechanisms underlying</w:t>
      </w:r>
      <w:r w:rsidR="007024E5">
        <w:t xml:space="preserve"> cellular processes. </w:t>
      </w:r>
    </w:p>
    <w:p w14:paraId="03406704" w14:textId="7067D2BB" w:rsidR="00B13256" w:rsidRDefault="00B13256" w:rsidP="00B13256">
      <w:pPr>
        <w:pStyle w:val="Heading1"/>
      </w:pPr>
      <w:r>
        <w:t>Acknowledgment</w:t>
      </w:r>
    </w:p>
    <w:p w14:paraId="5A0C5082" w14:textId="33DF6FE2" w:rsidR="00B13256" w:rsidRDefault="00C129FE" w:rsidP="00B13256">
      <w:r w:rsidRPr="00212616">
        <w:t xml:space="preserve">The </w:t>
      </w:r>
      <w:r w:rsidR="00B13256" w:rsidRPr="00212616">
        <w:t>computational work was facilitated by</w:t>
      </w:r>
      <w:r w:rsidR="00B13256">
        <w:t xml:space="preserve"> the Maxwell computational resources operated at </w:t>
      </w:r>
      <w:proofErr w:type="spellStart"/>
      <w:r w:rsidR="00B13256">
        <w:t>Deutsches</w:t>
      </w:r>
      <w:proofErr w:type="spellEnd"/>
      <w:r w:rsidR="00B13256">
        <w:t xml:space="preserve"> </w:t>
      </w:r>
      <w:proofErr w:type="spellStart"/>
      <w:r w:rsidR="00B13256">
        <w:t>Elektronen</w:t>
      </w:r>
      <w:proofErr w:type="spellEnd"/>
      <w:r w:rsidR="00B13256">
        <w:t>-Synchrotron (DESY), Hamburg, Germany.</w:t>
      </w:r>
    </w:p>
    <w:p w14:paraId="1DD3F3DD" w14:textId="77777777" w:rsidR="001F2821" w:rsidRPr="00B13256" w:rsidRDefault="001F2821" w:rsidP="00B13256">
      <w:pPr>
        <w:rPr>
          <w:highlight w:val="white"/>
          <w:lang w:eastAsia="en-GB"/>
        </w:rPr>
      </w:pPr>
    </w:p>
    <w:p w14:paraId="68C152C2" w14:textId="6A80B5C8" w:rsidR="00C514B1" w:rsidRDefault="008A1DBE" w:rsidP="008A1DBE">
      <w:pPr>
        <w:pStyle w:val="Heading1"/>
      </w:pPr>
      <w:r>
        <w:lastRenderedPageBreak/>
        <w:t>References</w:t>
      </w:r>
    </w:p>
    <w:p w14:paraId="7D0CB1F3" w14:textId="1DE5A0BA" w:rsidR="003A0663" w:rsidRPr="003A0663" w:rsidRDefault="00C514B1" w:rsidP="003A0663">
      <w:pPr>
        <w:widowControl w:val="0"/>
        <w:autoSpaceDE w:val="0"/>
        <w:autoSpaceDN w:val="0"/>
        <w:adjustRightInd w:val="0"/>
        <w:spacing w:line="240" w:lineRule="auto"/>
        <w:ind w:left="640" w:hanging="640"/>
        <w:rPr>
          <w:rFonts w:ascii="Times New Roman" w:hAnsi="Times New Roman" w:cs="Times New Roman"/>
          <w:noProof/>
          <w:lang w:val="en-GB"/>
        </w:rPr>
      </w:pPr>
      <w:r>
        <w:fldChar w:fldCharType="begin" w:fldLock="1"/>
      </w:r>
      <w:r>
        <w:instrText xml:space="preserve">ADDIN Mendeley Bibliography CSL_BIBLIOGRAPHY </w:instrText>
      </w:r>
      <w:r>
        <w:fldChar w:fldCharType="separate"/>
      </w:r>
      <w:r w:rsidR="003A0663" w:rsidRPr="003A0663">
        <w:rPr>
          <w:rFonts w:ascii="Times New Roman" w:hAnsi="Times New Roman" w:cs="Times New Roman"/>
          <w:noProof/>
          <w:lang w:val="en-GB"/>
        </w:rPr>
        <w:t>[1]</w:t>
      </w:r>
      <w:r w:rsidR="003A0663" w:rsidRPr="003A0663">
        <w:rPr>
          <w:rFonts w:ascii="Times New Roman" w:hAnsi="Times New Roman" w:cs="Times New Roman"/>
          <w:noProof/>
          <w:lang w:val="en-GB"/>
        </w:rPr>
        <w:tab/>
        <w:t>I. Trejo and H. V Kojouharov, “Understanding the Fundamental Molecular Mechanism of Osteogenic Differentiation from Mesenchymal Stem Cells,” vol. 14, no. 2, pp. 687–698, 2019.</w:t>
      </w:r>
    </w:p>
    <w:p w14:paraId="6B139F6D"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[2]</w:t>
      </w:r>
      <w:r w:rsidRPr="003A0663">
        <w:rPr>
          <w:rFonts w:ascii="Times New Roman" w:hAnsi="Times New Roman" w:cs="Times New Roman"/>
          <w:noProof/>
          <w:lang w:val="en-GB"/>
        </w:rPr>
        <w:tab/>
        <w:t xml:space="preserve">R. E. Holland, James F and Pollock, </w:t>
      </w:r>
      <w:r w:rsidRPr="003A0663">
        <w:rPr>
          <w:rFonts w:ascii="Times New Roman" w:hAnsi="Times New Roman" w:cs="Times New Roman"/>
          <w:i/>
          <w:iCs/>
          <w:noProof/>
          <w:lang w:val="en-GB"/>
        </w:rPr>
        <w:t>Holland-Frei cancer medicine 8</w:t>
      </w:r>
      <w:r w:rsidRPr="003A0663">
        <w:rPr>
          <w:rFonts w:ascii="Times New Roman" w:hAnsi="Times New Roman" w:cs="Times New Roman"/>
          <w:noProof/>
          <w:lang w:val="en-GB"/>
        </w:rPr>
        <w:t>. PMPH-USA, 2010.</w:t>
      </w:r>
    </w:p>
    <w:p w14:paraId="6AD80504"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[3]</w:t>
      </w:r>
      <w:r w:rsidRPr="003A0663">
        <w:rPr>
          <w:rFonts w:ascii="Times New Roman" w:hAnsi="Times New Roman" w:cs="Times New Roman"/>
          <w:noProof/>
          <w:lang w:val="en-GB"/>
        </w:rPr>
        <w:tab/>
        <w:t xml:space="preserve">T. Ogasawara, “Cell cycle control factors and skeletal development,” </w:t>
      </w:r>
      <w:r w:rsidRPr="003A0663">
        <w:rPr>
          <w:rFonts w:ascii="Times New Roman" w:hAnsi="Times New Roman" w:cs="Times New Roman"/>
          <w:i/>
          <w:iCs/>
          <w:noProof/>
          <w:lang w:val="en-GB"/>
        </w:rPr>
        <w:t>Jpn. Dent. Sci. Rev.</w:t>
      </w:r>
      <w:r w:rsidRPr="003A0663">
        <w:rPr>
          <w:rFonts w:ascii="Times New Roman" w:hAnsi="Times New Roman" w:cs="Times New Roman"/>
          <w:noProof/>
          <w:lang w:val="en-GB"/>
        </w:rPr>
        <w:t>, vol. 49, no. 2, pp. 79–87, 2013, doi: 10.1016/j.jdsr.2013.03.001.</w:t>
      </w:r>
    </w:p>
    <w:p w14:paraId="7C45645C"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[4]</w:t>
      </w:r>
      <w:r w:rsidRPr="003A0663">
        <w:rPr>
          <w:rFonts w:ascii="Times New Roman" w:hAnsi="Times New Roman" w:cs="Times New Roman"/>
          <w:noProof/>
          <w:lang w:val="en-GB"/>
        </w:rPr>
        <w:tab/>
        <w:t xml:space="preserve">D.-H. Leem, Yea-Hyun and Lee, Kang-Sik and Kim, Jung-Hwa and Seok, Hyun-Kwang and Chang, Jae-Suk and Lee, “Magnesium ions facilitate integrin alpha 2-and alpha 3-mediated proliferation and enhance alkaline phosphatase expression and activity in hBMSCs,” </w:t>
      </w:r>
      <w:r w:rsidRPr="003A0663">
        <w:rPr>
          <w:rFonts w:ascii="Times New Roman" w:hAnsi="Times New Roman" w:cs="Times New Roman"/>
          <w:i/>
          <w:iCs/>
          <w:noProof/>
          <w:lang w:val="en-GB"/>
        </w:rPr>
        <w:t>J. Tissue Eng. Regen. Med.</w:t>
      </w:r>
      <w:r w:rsidRPr="003A0663">
        <w:rPr>
          <w:rFonts w:ascii="Times New Roman" w:hAnsi="Times New Roman" w:cs="Times New Roman"/>
          <w:noProof/>
          <w:lang w:val="en-GB"/>
        </w:rPr>
        <w:t>, vol. 10, pp. 527–536, 2016, doi: 10.1002/term.</w:t>
      </w:r>
    </w:p>
    <w:p w14:paraId="0D280BA5"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[5]</w:t>
      </w:r>
      <w:r w:rsidRPr="003A0663">
        <w:rPr>
          <w:rFonts w:ascii="Times New Roman" w:hAnsi="Times New Roman" w:cs="Times New Roman"/>
          <w:noProof/>
          <w:lang w:val="en-GB"/>
        </w:rPr>
        <w:tab/>
        <w:t xml:space="preserve">J. B. Lian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“Networks and hubs for the transcriptional control of osteoblastogenesis.,” </w:t>
      </w:r>
      <w:r w:rsidRPr="003A0663">
        <w:rPr>
          <w:rFonts w:ascii="Times New Roman" w:hAnsi="Times New Roman" w:cs="Times New Roman"/>
          <w:i/>
          <w:iCs/>
          <w:noProof/>
          <w:lang w:val="en-GB"/>
        </w:rPr>
        <w:t>Rev. Endocr. Metab. Disord.</w:t>
      </w:r>
      <w:r w:rsidRPr="003A0663">
        <w:rPr>
          <w:rFonts w:ascii="Times New Roman" w:hAnsi="Times New Roman" w:cs="Times New Roman"/>
          <w:noProof/>
          <w:lang w:val="en-GB"/>
        </w:rPr>
        <w:t>, vol. 7, no. 1–2, pp. 1–16, Jun. 2006, doi: 10.1007/s11154-006-9001-5.</w:t>
      </w:r>
    </w:p>
    <w:p w14:paraId="545373E9"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[6]</w:t>
      </w:r>
      <w:r w:rsidRPr="003A0663">
        <w:rPr>
          <w:rFonts w:ascii="Times New Roman" w:hAnsi="Times New Roman" w:cs="Times New Roman"/>
          <w:noProof/>
          <w:lang w:val="en-GB"/>
        </w:rPr>
        <w:tab/>
        <w:t xml:space="preserve">J. E. Aubin, “Mesenchymal Stem Cells and Osteoblast Differentiation AND CONTROL OF OSTEOBLAST,” </w:t>
      </w:r>
      <w:r w:rsidRPr="003A0663">
        <w:rPr>
          <w:rFonts w:ascii="Times New Roman" w:hAnsi="Times New Roman" w:cs="Times New Roman"/>
          <w:i/>
          <w:iCs/>
          <w:noProof/>
          <w:lang w:val="en-GB"/>
        </w:rPr>
        <w:t>In Vivo (Brooklyn).</w:t>
      </w:r>
      <w:r w:rsidRPr="003A0663">
        <w:rPr>
          <w:rFonts w:ascii="Times New Roman" w:hAnsi="Times New Roman" w:cs="Times New Roman"/>
          <w:noProof/>
          <w:lang w:val="en-GB"/>
        </w:rPr>
        <w:t>, pp. 85–107, 2008.</w:t>
      </w:r>
    </w:p>
    <w:p w14:paraId="2092899D"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[7]</w:t>
      </w:r>
      <w:r w:rsidRPr="003A0663">
        <w:rPr>
          <w:rFonts w:ascii="Times New Roman" w:hAnsi="Times New Roman" w:cs="Times New Roman"/>
          <w:noProof/>
          <w:lang w:val="en-GB"/>
        </w:rPr>
        <w:tab/>
        <w:t xml:space="preserve">L. Xian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“Matrix IGF-1 maintains bone mass by activation of mTOR in mesenchymal stem cells,” </w:t>
      </w:r>
      <w:r w:rsidRPr="003A0663">
        <w:rPr>
          <w:rFonts w:ascii="Times New Roman" w:hAnsi="Times New Roman" w:cs="Times New Roman"/>
          <w:i/>
          <w:iCs/>
          <w:noProof/>
          <w:lang w:val="en-GB"/>
        </w:rPr>
        <w:t>Nat. Med.</w:t>
      </w:r>
      <w:r w:rsidRPr="003A0663">
        <w:rPr>
          <w:rFonts w:ascii="Times New Roman" w:hAnsi="Times New Roman" w:cs="Times New Roman"/>
          <w:noProof/>
          <w:lang w:val="en-GB"/>
        </w:rPr>
        <w:t>, vol. 18, no. 7, p. 1095, 2012.</w:t>
      </w:r>
    </w:p>
    <w:p w14:paraId="30B608F4"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[8]</w:t>
      </w:r>
      <w:r w:rsidRPr="003A0663">
        <w:rPr>
          <w:rFonts w:ascii="Times New Roman" w:hAnsi="Times New Roman" w:cs="Times New Roman"/>
          <w:noProof/>
          <w:lang w:val="en-GB"/>
        </w:rPr>
        <w:tab/>
        <w:t xml:space="preserve">R. K. Jaiswal, N. Jaiswal, S. P. Bruder, G. Mbalaviele, D. R. Marshak, and M. F. Pittenger, “Adult human mesenchymal stem cell differentiation to the osteogenic or adipogenic lineage is regulated by mitogen-activated protein kinase,” </w:t>
      </w:r>
      <w:r w:rsidRPr="003A0663">
        <w:rPr>
          <w:rFonts w:ascii="Times New Roman" w:hAnsi="Times New Roman" w:cs="Times New Roman"/>
          <w:i/>
          <w:iCs/>
          <w:noProof/>
          <w:lang w:val="en-GB"/>
        </w:rPr>
        <w:t>J. Biol. Chem.</w:t>
      </w:r>
      <w:r w:rsidRPr="003A0663">
        <w:rPr>
          <w:rFonts w:ascii="Times New Roman" w:hAnsi="Times New Roman" w:cs="Times New Roman"/>
          <w:noProof/>
          <w:lang w:val="en-GB"/>
        </w:rPr>
        <w:t>, vol. 275, no. 13, pp. 9645–9652, 2000.</w:t>
      </w:r>
    </w:p>
    <w:p w14:paraId="528245F7"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[9]</w:t>
      </w:r>
      <w:r w:rsidRPr="003A0663">
        <w:rPr>
          <w:rFonts w:ascii="Times New Roman" w:hAnsi="Times New Roman" w:cs="Times New Roman"/>
          <w:noProof/>
          <w:lang w:val="en-GB"/>
        </w:rPr>
        <w:tab/>
        <w:t xml:space="preserve">M.-C. Qi, J. Hu, S.-J. Zou, H.-Q. Chen, H.-X. Zhou, and L.-C. Han, “Mechanical strain induces osteogenic differentiation: Cbfa1 and Ets-1 expression in stretched rat mesenchymal stem cells,” </w:t>
      </w:r>
      <w:r w:rsidRPr="003A0663">
        <w:rPr>
          <w:rFonts w:ascii="Times New Roman" w:hAnsi="Times New Roman" w:cs="Times New Roman"/>
          <w:i/>
          <w:iCs/>
          <w:noProof/>
          <w:lang w:val="en-GB"/>
        </w:rPr>
        <w:t>Int. J. Oral Maxillofac. Surg.</w:t>
      </w:r>
      <w:r w:rsidRPr="003A0663">
        <w:rPr>
          <w:rFonts w:ascii="Times New Roman" w:hAnsi="Times New Roman" w:cs="Times New Roman"/>
          <w:noProof/>
          <w:lang w:val="en-GB"/>
        </w:rPr>
        <w:t>, vol. 37, no. 5, pp. 453–458, 2008.</w:t>
      </w:r>
    </w:p>
    <w:p w14:paraId="6AC2FFF3"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[10]</w:t>
      </w:r>
      <w:r w:rsidRPr="003A0663">
        <w:rPr>
          <w:rFonts w:ascii="Times New Roman" w:hAnsi="Times New Roman" w:cs="Times New Roman"/>
          <w:noProof/>
          <w:lang w:val="en-GB"/>
        </w:rPr>
        <w:tab/>
        <w:t xml:space="preserve">R. Willumeit-Römer, “The Interface Between Degradable Mg and Tissue,” </w:t>
      </w:r>
      <w:r w:rsidRPr="003A0663">
        <w:rPr>
          <w:rFonts w:ascii="Times New Roman" w:hAnsi="Times New Roman" w:cs="Times New Roman"/>
          <w:i/>
          <w:iCs/>
          <w:noProof/>
          <w:lang w:val="en-GB"/>
        </w:rPr>
        <w:t>Jom</w:t>
      </w:r>
      <w:r w:rsidRPr="003A0663">
        <w:rPr>
          <w:rFonts w:ascii="Times New Roman" w:hAnsi="Times New Roman" w:cs="Times New Roman"/>
          <w:noProof/>
          <w:lang w:val="en-GB"/>
        </w:rPr>
        <w:t>, vol. 71, no. 4, pp. 1447–1455, 2019, doi: 10.1007/s11837-019-03368-0.</w:t>
      </w:r>
    </w:p>
    <w:p w14:paraId="55E20AB5"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[11]</w:t>
      </w:r>
      <w:r w:rsidRPr="003A0663">
        <w:rPr>
          <w:rFonts w:ascii="Times New Roman" w:hAnsi="Times New Roman" w:cs="Times New Roman"/>
          <w:noProof/>
          <w:lang w:val="en-GB"/>
        </w:rPr>
        <w:tab/>
        <w:t xml:space="preserve">L. Hou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“In vitro and in vivo studies on biodegradable magnesium alloy,” 2014, doi: 10.1016/j.pnsc.2014.09.002.</w:t>
      </w:r>
    </w:p>
    <w:p w14:paraId="5BC19E24"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[12]</w:t>
      </w:r>
      <w:r w:rsidRPr="003A0663">
        <w:rPr>
          <w:rFonts w:ascii="Times New Roman" w:hAnsi="Times New Roman" w:cs="Times New Roman"/>
          <w:noProof/>
          <w:lang w:val="en-GB"/>
        </w:rPr>
        <w:tab/>
        <w:t xml:space="preserve">L. Wu, F. Feyerabend, A. F. Schilling, R. Willumeit-Romer, and B. J. Luthringer, “Effects of extracellular magnesium extract on the proliferation and differentiation of human osteoblasts and osteoclasts in coculture,” </w:t>
      </w:r>
      <w:r w:rsidRPr="003A0663">
        <w:rPr>
          <w:rFonts w:ascii="Times New Roman" w:hAnsi="Times New Roman" w:cs="Times New Roman"/>
          <w:i/>
          <w:iCs/>
          <w:noProof/>
          <w:lang w:val="en-GB"/>
        </w:rPr>
        <w:t>Acta Biomater.</w:t>
      </w:r>
      <w:r w:rsidRPr="003A0663">
        <w:rPr>
          <w:rFonts w:ascii="Times New Roman" w:hAnsi="Times New Roman" w:cs="Times New Roman"/>
          <w:noProof/>
          <w:lang w:val="en-GB"/>
        </w:rPr>
        <w:t>, vol. 27, no. 294--304, 2015.</w:t>
      </w:r>
    </w:p>
    <w:p w14:paraId="2DDCA37F"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[13]</w:t>
      </w:r>
      <w:r w:rsidRPr="003A0663">
        <w:rPr>
          <w:rFonts w:ascii="Times New Roman" w:hAnsi="Times New Roman" w:cs="Times New Roman"/>
          <w:noProof/>
          <w:lang w:val="en-GB"/>
        </w:rPr>
        <w:tab/>
        <w:t xml:space="preserve">R. Fliefel, C. Popov, M. Tröltzsch, J. Kühnisch, M. Ehrenfeld, and S. Otto, “Mesenchymal stem cell proliferation and mineralization but not osteogenic differentiation are strongly affected by extracellular pH.,” </w:t>
      </w:r>
      <w:r w:rsidRPr="003A0663">
        <w:rPr>
          <w:rFonts w:ascii="Times New Roman" w:hAnsi="Times New Roman" w:cs="Times New Roman"/>
          <w:i/>
          <w:iCs/>
          <w:noProof/>
          <w:lang w:val="en-GB"/>
        </w:rPr>
        <w:t>J. Craniomaxillofac. Surg.</w:t>
      </w:r>
      <w:r w:rsidRPr="003A0663">
        <w:rPr>
          <w:rFonts w:ascii="Times New Roman" w:hAnsi="Times New Roman" w:cs="Times New Roman"/>
          <w:noProof/>
          <w:lang w:val="en-GB"/>
        </w:rPr>
        <w:t>, vol. 44, no. 6, pp. 715–724, Jun. 2016, doi: 10.1016/j.jcms.2016.03.003.</w:t>
      </w:r>
    </w:p>
    <w:p w14:paraId="0478FF81"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[14]</w:t>
      </w:r>
      <w:r w:rsidRPr="003A0663">
        <w:rPr>
          <w:rFonts w:ascii="Times New Roman" w:hAnsi="Times New Roman" w:cs="Times New Roman"/>
          <w:noProof/>
          <w:lang w:val="en-GB"/>
        </w:rPr>
        <w:tab/>
        <w:t xml:space="preserve">A. M. S. Simão, M. Bolean, M. F. Hoylaerts, J. L. Millán, and P. Ciancaglini, “Effects of pH on the Production of Phosphate and Pyrophosphate by Matrix Vesicles’ Biomimetics,” </w:t>
      </w:r>
      <w:r w:rsidRPr="003A0663">
        <w:rPr>
          <w:rFonts w:ascii="Times New Roman" w:hAnsi="Times New Roman" w:cs="Times New Roman"/>
          <w:i/>
          <w:iCs/>
          <w:noProof/>
          <w:lang w:val="en-GB"/>
        </w:rPr>
        <w:t>Calcif. Tissue Int.</w:t>
      </w:r>
      <w:r w:rsidRPr="003A0663">
        <w:rPr>
          <w:rFonts w:ascii="Times New Roman" w:hAnsi="Times New Roman" w:cs="Times New Roman"/>
          <w:noProof/>
          <w:lang w:val="en-GB"/>
        </w:rPr>
        <w:t>, vol. 93, no. 3, pp. 222–232, 2013, doi: 10.1007/s00223-013-9745-3.</w:t>
      </w:r>
    </w:p>
    <w:p w14:paraId="30EEAC77"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lastRenderedPageBreak/>
        <w:t>[15]</w:t>
      </w:r>
      <w:r w:rsidRPr="003A0663">
        <w:rPr>
          <w:rFonts w:ascii="Times New Roman" w:hAnsi="Times New Roman" w:cs="Times New Roman"/>
          <w:noProof/>
          <w:lang w:val="en-GB"/>
        </w:rPr>
        <w:tab/>
        <w:t xml:space="preserve">A. C. Taylor, “Responses of cells to pH changes in the medium,” </w:t>
      </w:r>
      <w:r w:rsidRPr="003A0663">
        <w:rPr>
          <w:rFonts w:ascii="Times New Roman" w:hAnsi="Times New Roman" w:cs="Times New Roman"/>
          <w:i/>
          <w:iCs/>
          <w:noProof/>
          <w:lang w:val="en-GB"/>
        </w:rPr>
        <w:t>J. Cell Biol.</w:t>
      </w:r>
      <w:r w:rsidRPr="003A0663">
        <w:rPr>
          <w:rFonts w:ascii="Times New Roman" w:hAnsi="Times New Roman" w:cs="Times New Roman"/>
          <w:noProof/>
          <w:lang w:val="en-GB"/>
        </w:rPr>
        <w:t>, vol. 15, no. 2, pp. 201–209, 1962.</w:t>
      </w:r>
    </w:p>
    <w:p w14:paraId="4F5B1856"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[16]</w:t>
      </w:r>
      <w:r w:rsidRPr="003A0663">
        <w:rPr>
          <w:rFonts w:ascii="Times New Roman" w:hAnsi="Times New Roman" w:cs="Times New Roman"/>
          <w:noProof/>
          <w:lang w:val="en-GB"/>
        </w:rPr>
        <w:tab/>
        <w:t xml:space="preserve">J. S. Yu and N. Bagheri, “Multi-class and multi-scale models of complex biological phenomena,” </w:t>
      </w:r>
      <w:r w:rsidRPr="003A0663">
        <w:rPr>
          <w:rFonts w:ascii="Times New Roman" w:hAnsi="Times New Roman" w:cs="Times New Roman"/>
          <w:i/>
          <w:iCs/>
          <w:noProof/>
          <w:lang w:val="en-GB"/>
        </w:rPr>
        <w:t>Curr. Opin. Biotechnol.</w:t>
      </w:r>
      <w:r w:rsidRPr="003A0663">
        <w:rPr>
          <w:rFonts w:ascii="Times New Roman" w:hAnsi="Times New Roman" w:cs="Times New Roman"/>
          <w:noProof/>
          <w:lang w:val="en-GB"/>
        </w:rPr>
        <w:t>, vol. 39, pp. 167–173, 2016, doi: 10.1016/j.copbio.2016.04.002.</w:t>
      </w:r>
    </w:p>
    <w:p w14:paraId="74C1838A"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[17]</w:t>
      </w:r>
      <w:r w:rsidRPr="003A0663">
        <w:rPr>
          <w:rFonts w:ascii="Times New Roman" w:hAnsi="Times New Roman" w:cs="Times New Roman"/>
          <w:noProof/>
          <w:lang w:val="en-GB"/>
        </w:rPr>
        <w:tab/>
        <w:t xml:space="preserve">E. Borgiani, G. N. Duda, and S. Checa, “Multiscale modeling of bone healing: Toward a systems biology approach,” </w:t>
      </w:r>
      <w:r w:rsidRPr="003A0663">
        <w:rPr>
          <w:rFonts w:ascii="Times New Roman" w:hAnsi="Times New Roman" w:cs="Times New Roman"/>
          <w:i/>
          <w:iCs/>
          <w:noProof/>
          <w:lang w:val="en-GB"/>
        </w:rPr>
        <w:t>Frontiers in Physiology</w:t>
      </w:r>
      <w:r w:rsidRPr="003A0663">
        <w:rPr>
          <w:rFonts w:ascii="Times New Roman" w:hAnsi="Times New Roman" w:cs="Times New Roman"/>
          <w:noProof/>
          <w:lang w:val="en-GB"/>
        </w:rPr>
        <w:t>, vol. 8, no. MAY. 2017, doi: 10.3389/fphys.2017.00287.</w:t>
      </w:r>
    </w:p>
    <w:p w14:paraId="3EE03F57"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[18]</w:t>
      </w:r>
      <w:r w:rsidRPr="003A0663">
        <w:rPr>
          <w:rFonts w:ascii="Times New Roman" w:hAnsi="Times New Roman" w:cs="Times New Roman"/>
          <w:noProof/>
          <w:lang w:val="en-GB"/>
        </w:rPr>
        <w:tab/>
        <w:t xml:space="preserve">C. Kuhn and S. Checa, “Computational modeling to quantify the contributions of VEGFR1, VEGFR2, and lateral inhibition in sprouting angiogenesis,” </w:t>
      </w:r>
      <w:r w:rsidRPr="003A0663">
        <w:rPr>
          <w:rFonts w:ascii="Times New Roman" w:hAnsi="Times New Roman" w:cs="Times New Roman"/>
          <w:i/>
          <w:iCs/>
          <w:noProof/>
          <w:lang w:val="en-GB"/>
        </w:rPr>
        <w:t>Front. Physiol.</w:t>
      </w:r>
      <w:r w:rsidRPr="003A0663">
        <w:rPr>
          <w:rFonts w:ascii="Times New Roman" w:hAnsi="Times New Roman" w:cs="Times New Roman"/>
          <w:noProof/>
          <w:lang w:val="en-GB"/>
        </w:rPr>
        <w:t>, vol. 10, no. MAR, pp. 1–14, 2019, doi: 10.3389/fphys.2019.00288.</w:t>
      </w:r>
    </w:p>
    <w:p w14:paraId="3BEAD056"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[19]</w:t>
      </w:r>
      <w:r w:rsidRPr="003A0663">
        <w:rPr>
          <w:rFonts w:ascii="Times New Roman" w:hAnsi="Times New Roman" w:cs="Times New Roman"/>
          <w:noProof/>
          <w:lang w:val="en-GB"/>
        </w:rPr>
        <w:tab/>
        <w:t xml:space="preserve">B. Lambert, A. L. MacLean, A. G. Fletcher, A. N. Combes, M. H. Little, and H. M. Byrne, “Bayesian inference of agent-based models: a tool for studying kidney branching morphogenesis,” </w:t>
      </w:r>
      <w:r w:rsidRPr="003A0663">
        <w:rPr>
          <w:rFonts w:ascii="Times New Roman" w:hAnsi="Times New Roman" w:cs="Times New Roman"/>
          <w:i/>
          <w:iCs/>
          <w:noProof/>
          <w:lang w:val="en-GB"/>
        </w:rPr>
        <w:t>J. Math. Biol.</w:t>
      </w:r>
      <w:r w:rsidRPr="003A0663">
        <w:rPr>
          <w:rFonts w:ascii="Times New Roman" w:hAnsi="Times New Roman" w:cs="Times New Roman"/>
          <w:noProof/>
          <w:lang w:val="en-GB"/>
        </w:rPr>
        <w:t>, vol. 76, no. 7, pp. 1673–1697, 2018, doi: 10.1007/s00285-018-1208-z.</w:t>
      </w:r>
    </w:p>
    <w:p w14:paraId="3A474404"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[20]</w:t>
      </w:r>
      <w:r w:rsidRPr="003A0663">
        <w:rPr>
          <w:rFonts w:ascii="Times New Roman" w:hAnsi="Times New Roman" w:cs="Times New Roman"/>
          <w:noProof/>
          <w:lang w:val="en-GB"/>
        </w:rPr>
        <w:tab/>
        <w:t xml:space="preserve">N. Nickaeen, J. Ghaisari, M. Heiner, S. Moein, and Y. Gheisari, “Agent-based modeling and bifurcation analysis reveal mechanisms of macrophage polarization and phenotype pattern distribution,” </w:t>
      </w:r>
      <w:r w:rsidRPr="003A0663">
        <w:rPr>
          <w:rFonts w:ascii="Times New Roman" w:hAnsi="Times New Roman" w:cs="Times New Roman"/>
          <w:i/>
          <w:iCs/>
          <w:noProof/>
          <w:lang w:val="en-GB"/>
        </w:rPr>
        <w:t>Sci. Rep.</w:t>
      </w:r>
      <w:r w:rsidRPr="003A0663">
        <w:rPr>
          <w:rFonts w:ascii="Times New Roman" w:hAnsi="Times New Roman" w:cs="Times New Roman"/>
          <w:noProof/>
          <w:lang w:val="en-GB"/>
        </w:rPr>
        <w:t>, vol. 9, no. 1, pp. 1–14, 2019, doi: 10.1038/s41598-019-48865-z.</w:t>
      </w:r>
    </w:p>
    <w:p w14:paraId="5B091FF3"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[21]</w:t>
      </w:r>
      <w:r w:rsidRPr="003A0663">
        <w:rPr>
          <w:rFonts w:ascii="Times New Roman" w:hAnsi="Times New Roman" w:cs="Times New Roman"/>
          <w:noProof/>
          <w:lang w:val="en-GB"/>
        </w:rPr>
        <w:tab/>
        <w:t xml:space="preserve">D. L. DeAngelis and S. G. Diaz, “Decision-making in agent-based modeling: A current review and future prospectus,” </w:t>
      </w:r>
      <w:r w:rsidRPr="003A0663">
        <w:rPr>
          <w:rFonts w:ascii="Times New Roman" w:hAnsi="Times New Roman" w:cs="Times New Roman"/>
          <w:i/>
          <w:iCs/>
          <w:noProof/>
          <w:lang w:val="en-GB"/>
        </w:rPr>
        <w:t>Front. Ecol. Evol.</w:t>
      </w:r>
      <w:r w:rsidRPr="003A0663">
        <w:rPr>
          <w:rFonts w:ascii="Times New Roman" w:hAnsi="Times New Roman" w:cs="Times New Roman"/>
          <w:noProof/>
          <w:lang w:val="en-GB"/>
        </w:rPr>
        <w:t>, vol. 6, p. 237, 2019.</w:t>
      </w:r>
    </w:p>
    <w:p w14:paraId="081B8698"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[22]</w:t>
      </w:r>
      <w:r w:rsidRPr="003A0663">
        <w:rPr>
          <w:rFonts w:ascii="Times New Roman" w:hAnsi="Times New Roman" w:cs="Times New Roman"/>
          <w:noProof/>
          <w:lang w:val="en-GB"/>
        </w:rPr>
        <w:tab/>
        <w:t xml:space="preserve">M. Soheilypour and M. R. K. Mofrad, “Agent-Based Modeling in Molecular Systems Biology,” </w:t>
      </w:r>
      <w:r w:rsidRPr="003A0663">
        <w:rPr>
          <w:rFonts w:ascii="Times New Roman" w:hAnsi="Times New Roman" w:cs="Times New Roman"/>
          <w:i/>
          <w:iCs/>
          <w:noProof/>
          <w:lang w:val="en-GB"/>
        </w:rPr>
        <w:t>BioEssays</w:t>
      </w:r>
      <w:r w:rsidRPr="003A0663">
        <w:rPr>
          <w:rFonts w:ascii="Times New Roman" w:hAnsi="Times New Roman" w:cs="Times New Roman"/>
          <w:noProof/>
          <w:lang w:val="en-GB"/>
        </w:rPr>
        <w:t>, vol. 40, no. 7, pp. 1–8, 2018, doi: 10.1002/bies.201800020.</w:t>
      </w:r>
    </w:p>
    <w:p w14:paraId="23073C7A"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[23]</w:t>
      </w:r>
      <w:r w:rsidRPr="003A0663">
        <w:rPr>
          <w:rFonts w:ascii="Times New Roman" w:hAnsi="Times New Roman" w:cs="Times New Roman"/>
          <w:noProof/>
          <w:lang w:val="en-GB"/>
        </w:rPr>
        <w:tab/>
        <w:t xml:space="preserve">S. Spolaor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“Towards human cell simulation,” in </w:t>
      </w:r>
      <w:r w:rsidRPr="003A0663">
        <w:rPr>
          <w:rFonts w:ascii="Times New Roman" w:hAnsi="Times New Roman" w:cs="Times New Roman"/>
          <w:i/>
          <w:iCs/>
          <w:noProof/>
          <w:lang w:val="en-GB"/>
        </w:rPr>
        <w:t>Lecture Notes in Computer Science (including subseries Lecture Notes in Artificial Intelligence and Lecture Notes in Bioinformatics)</w:t>
      </w:r>
      <w:r w:rsidRPr="003A0663">
        <w:rPr>
          <w:rFonts w:ascii="Times New Roman" w:hAnsi="Times New Roman" w:cs="Times New Roman"/>
          <w:noProof/>
          <w:lang w:val="en-GB"/>
        </w:rPr>
        <w:t>, vol. 11400, Springer Verlag, 2019, pp. 221–249.</w:t>
      </w:r>
    </w:p>
    <w:p w14:paraId="67A7E431"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[24]</w:t>
      </w:r>
      <w:r w:rsidRPr="003A0663">
        <w:rPr>
          <w:rFonts w:ascii="Times New Roman" w:hAnsi="Times New Roman" w:cs="Times New Roman"/>
          <w:noProof/>
          <w:lang w:val="en-GB"/>
        </w:rPr>
        <w:tab/>
        <w:t xml:space="preserve">T. Ren and H. L. Dailey, “Mechanoregulation modeling of bone healing in realistic fracture geometries,” </w:t>
      </w:r>
      <w:r w:rsidRPr="003A0663">
        <w:rPr>
          <w:rFonts w:ascii="Times New Roman" w:hAnsi="Times New Roman" w:cs="Times New Roman"/>
          <w:i/>
          <w:iCs/>
          <w:noProof/>
          <w:lang w:val="en-GB"/>
        </w:rPr>
        <w:t>Biomech. Model. Mechanobiol.</w:t>
      </w:r>
      <w:r w:rsidRPr="003A0663">
        <w:rPr>
          <w:rFonts w:ascii="Times New Roman" w:hAnsi="Times New Roman" w:cs="Times New Roman"/>
          <w:noProof/>
          <w:lang w:val="en-GB"/>
        </w:rPr>
        <w:t>, no. 0123456789, 2020, doi: 10.1007/s10237-020-01340-5.</w:t>
      </w:r>
    </w:p>
    <w:p w14:paraId="2EEA1DC5"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[25]</w:t>
      </w:r>
      <w:r w:rsidRPr="003A0663">
        <w:rPr>
          <w:rFonts w:ascii="Times New Roman" w:hAnsi="Times New Roman" w:cs="Times New Roman"/>
          <w:noProof/>
          <w:lang w:val="en-GB"/>
        </w:rPr>
        <w:tab/>
        <w:t xml:space="preserve">F. Liu, M. Heiner, and M. Yang, “Fuzzy stochastic petri nets for modeling biological systems with uncertain kinetic parameters,” </w:t>
      </w:r>
      <w:r w:rsidRPr="003A0663">
        <w:rPr>
          <w:rFonts w:ascii="Times New Roman" w:hAnsi="Times New Roman" w:cs="Times New Roman"/>
          <w:i/>
          <w:iCs/>
          <w:noProof/>
          <w:lang w:val="en-GB"/>
        </w:rPr>
        <w:t>PLoS One</w:t>
      </w:r>
      <w:r w:rsidRPr="003A0663">
        <w:rPr>
          <w:rFonts w:ascii="Times New Roman" w:hAnsi="Times New Roman" w:cs="Times New Roman"/>
          <w:noProof/>
          <w:lang w:val="en-GB"/>
        </w:rPr>
        <w:t>, vol. 11, no. 2, pp. 1–19, 2016, doi: 10.1371/journal.pone.0149674.</w:t>
      </w:r>
    </w:p>
    <w:p w14:paraId="6684CC9B"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[26]</w:t>
      </w:r>
      <w:r w:rsidRPr="003A0663">
        <w:rPr>
          <w:rFonts w:ascii="Times New Roman" w:hAnsi="Times New Roman" w:cs="Times New Roman"/>
          <w:noProof/>
          <w:lang w:val="en-GB"/>
        </w:rPr>
        <w:tab/>
        <w:t xml:space="preserve">M. Wang and N. Yang, “Computational simulation of the influence of mechanical stability on growth factors activities during bone fracture healing,” </w:t>
      </w:r>
      <w:r w:rsidRPr="003A0663">
        <w:rPr>
          <w:rFonts w:ascii="Times New Roman" w:hAnsi="Times New Roman" w:cs="Times New Roman"/>
          <w:i/>
          <w:iCs/>
          <w:noProof/>
          <w:lang w:val="en-GB"/>
        </w:rPr>
        <w:t>IEEE Access</w:t>
      </w:r>
      <w:r w:rsidRPr="003A0663">
        <w:rPr>
          <w:rFonts w:ascii="Times New Roman" w:hAnsi="Times New Roman" w:cs="Times New Roman"/>
          <w:noProof/>
          <w:lang w:val="en-GB"/>
        </w:rPr>
        <w:t>, vol. 7, pp. 9827–9835, 2019, doi: 10.1109/ACCESS.2019.2892125.</w:t>
      </w:r>
    </w:p>
    <w:p w14:paraId="0FAA3F70"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[27]</w:t>
      </w:r>
      <w:r w:rsidRPr="003A0663">
        <w:rPr>
          <w:rFonts w:ascii="Times New Roman" w:hAnsi="Times New Roman" w:cs="Times New Roman"/>
          <w:noProof/>
          <w:lang w:val="en-GB"/>
        </w:rPr>
        <w:tab/>
        <w:t xml:space="preserve">H. Hanna, L. M. Mir, and F. M. Andre, “In vitro osteoblastic differentiation of mesenchymal stem cells generates cell layers with distinct properties,” </w:t>
      </w:r>
      <w:r w:rsidRPr="003A0663">
        <w:rPr>
          <w:rFonts w:ascii="Times New Roman" w:hAnsi="Times New Roman" w:cs="Times New Roman"/>
          <w:i/>
          <w:iCs/>
          <w:noProof/>
          <w:lang w:val="en-GB"/>
        </w:rPr>
        <w:t>Stem Cell Res. Ther.</w:t>
      </w:r>
      <w:r w:rsidRPr="003A0663">
        <w:rPr>
          <w:rFonts w:ascii="Times New Roman" w:hAnsi="Times New Roman" w:cs="Times New Roman"/>
          <w:noProof/>
          <w:lang w:val="en-GB"/>
        </w:rPr>
        <w:t>, vol. 9, no. 1, p. 203, 2018.</w:t>
      </w:r>
    </w:p>
    <w:p w14:paraId="11505919"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[28]</w:t>
      </w:r>
      <w:r w:rsidRPr="003A0663">
        <w:rPr>
          <w:rFonts w:ascii="Times New Roman" w:hAnsi="Times New Roman" w:cs="Times New Roman"/>
          <w:noProof/>
          <w:lang w:val="en-GB"/>
        </w:rPr>
        <w:tab/>
        <w:t xml:space="preserve">M. J. Simpson, K. A. Landman, and B. D. Hughes, “Cell invasion with proliferation mechanisms motivated by time-lapse data,” </w:t>
      </w:r>
      <w:r w:rsidRPr="003A0663">
        <w:rPr>
          <w:rFonts w:ascii="Times New Roman" w:hAnsi="Times New Roman" w:cs="Times New Roman"/>
          <w:i/>
          <w:iCs/>
          <w:noProof/>
          <w:lang w:val="en-GB"/>
        </w:rPr>
        <w:t>Phys. A Stat. Mech. its Appl.</w:t>
      </w:r>
      <w:r w:rsidRPr="003A0663">
        <w:rPr>
          <w:rFonts w:ascii="Times New Roman" w:hAnsi="Times New Roman" w:cs="Times New Roman"/>
          <w:noProof/>
          <w:lang w:val="en-GB"/>
        </w:rPr>
        <w:t>, vol. 389, no. 18, pp. 3779–3790, 2010.</w:t>
      </w:r>
    </w:p>
    <w:p w14:paraId="5276CA67"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[29]</w:t>
      </w:r>
      <w:r w:rsidRPr="003A0663">
        <w:rPr>
          <w:rFonts w:ascii="Times New Roman" w:hAnsi="Times New Roman" w:cs="Times New Roman"/>
          <w:noProof/>
          <w:lang w:val="en-GB"/>
        </w:rPr>
        <w:tab/>
        <w:t xml:space="preserve">G. Jäger, “Replacing Rules by Neural Networks A Framework for Agent-Based Modelling,” 2019, </w:t>
      </w:r>
      <w:r w:rsidRPr="003A0663">
        <w:rPr>
          <w:rFonts w:ascii="Times New Roman" w:hAnsi="Times New Roman" w:cs="Times New Roman"/>
          <w:noProof/>
          <w:lang w:val="en-GB"/>
        </w:rPr>
        <w:lastRenderedPageBreak/>
        <w:t>doi: 10.3390/bdcc3040051.</w:t>
      </w:r>
    </w:p>
    <w:p w14:paraId="323FC5B5"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[30]</w:t>
      </w:r>
      <w:r w:rsidRPr="003A0663">
        <w:rPr>
          <w:rFonts w:ascii="Times New Roman" w:hAnsi="Times New Roman" w:cs="Times New Roman"/>
          <w:noProof/>
          <w:lang w:val="en-GB"/>
        </w:rPr>
        <w:tab/>
        <w:t xml:space="preserve">A. P. Browning, S. W. McCue, R. N. Binny, M. J. Plank, E. T. Shah, and M. J. Simpson, “Inferring parameters for a lattice-free model of cell migration and proliferation using experimental data,” </w:t>
      </w:r>
      <w:r w:rsidRPr="003A0663">
        <w:rPr>
          <w:rFonts w:ascii="Times New Roman" w:hAnsi="Times New Roman" w:cs="Times New Roman"/>
          <w:i/>
          <w:iCs/>
          <w:noProof/>
          <w:lang w:val="en-GB"/>
        </w:rPr>
        <w:t>J. Theor. Biol.</w:t>
      </w:r>
      <w:r w:rsidRPr="003A0663">
        <w:rPr>
          <w:rFonts w:ascii="Times New Roman" w:hAnsi="Times New Roman" w:cs="Times New Roman"/>
          <w:noProof/>
          <w:lang w:val="en-GB"/>
        </w:rPr>
        <w:t>, vol. 437, pp. 251–260, 2018, doi: 10.1016/j.jtbi.2017.10.032.</w:t>
      </w:r>
    </w:p>
    <w:p w14:paraId="539086FF"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[31]</w:t>
      </w:r>
      <w:r w:rsidRPr="003A0663">
        <w:rPr>
          <w:rFonts w:ascii="Times New Roman" w:hAnsi="Times New Roman" w:cs="Times New Roman"/>
          <w:noProof/>
          <w:lang w:val="en-GB"/>
        </w:rPr>
        <w:tab/>
        <w:t xml:space="preserve">A. J. Kabla, “Collective cell migration: Leadership, invasion and segregation,” </w:t>
      </w:r>
      <w:r w:rsidRPr="003A0663">
        <w:rPr>
          <w:rFonts w:ascii="Times New Roman" w:hAnsi="Times New Roman" w:cs="Times New Roman"/>
          <w:i/>
          <w:iCs/>
          <w:noProof/>
          <w:lang w:val="en-GB"/>
        </w:rPr>
        <w:t>J. R. Soc. Interface</w:t>
      </w:r>
      <w:r w:rsidRPr="003A0663">
        <w:rPr>
          <w:rFonts w:ascii="Times New Roman" w:hAnsi="Times New Roman" w:cs="Times New Roman"/>
          <w:noProof/>
          <w:lang w:val="en-GB"/>
        </w:rPr>
        <w:t>, vol. 9, no. 77, pp. 3268–3278, 2012, doi: 10.1098/rsif.2012.0448.</w:t>
      </w:r>
    </w:p>
    <w:p w14:paraId="6A97C119"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[32]</w:t>
      </w:r>
      <w:r w:rsidRPr="003A0663">
        <w:rPr>
          <w:rFonts w:ascii="Times New Roman" w:hAnsi="Times New Roman" w:cs="Times New Roman"/>
          <w:noProof/>
          <w:lang w:val="en-GB"/>
        </w:rPr>
        <w:tab/>
        <w:t xml:space="preserve">K. A. Norton and A. S. Popel, “Effects of endothelial cell proliferation and migration rates in a computational model of sprouting angiogenesis,” </w:t>
      </w:r>
      <w:r w:rsidRPr="003A0663">
        <w:rPr>
          <w:rFonts w:ascii="Times New Roman" w:hAnsi="Times New Roman" w:cs="Times New Roman"/>
          <w:i/>
          <w:iCs/>
          <w:noProof/>
          <w:lang w:val="en-GB"/>
        </w:rPr>
        <w:t>Sci. Rep.</w:t>
      </w:r>
      <w:r w:rsidRPr="003A0663">
        <w:rPr>
          <w:rFonts w:ascii="Times New Roman" w:hAnsi="Times New Roman" w:cs="Times New Roman"/>
          <w:noProof/>
          <w:lang w:val="en-GB"/>
        </w:rPr>
        <w:t>, vol. 6, Nov. 2016, doi: 10.1038/srep36992.</w:t>
      </w:r>
    </w:p>
    <w:p w14:paraId="5AD7BB77"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[33]</w:t>
      </w:r>
      <w:r w:rsidRPr="003A0663">
        <w:rPr>
          <w:rFonts w:ascii="Times New Roman" w:hAnsi="Times New Roman" w:cs="Times New Roman"/>
          <w:noProof/>
          <w:lang w:val="en-GB"/>
        </w:rPr>
        <w:tab/>
        <w:t>J. Nourisa, “janursa/CppyABM v1.0.18.” Zenodo, Feb. 2021, doi: 10.5281/zenodo.4541247.</w:t>
      </w:r>
    </w:p>
    <w:p w14:paraId="213FA6D7"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[34]</w:t>
      </w:r>
      <w:r w:rsidRPr="003A0663">
        <w:rPr>
          <w:rFonts w:ascii="Times New Roman" w:hAnsi="Times New Roman" w:cs="Times New Roman"/>
          <w:noProof/>
          <w:lang w:val="en-GB"/>
        </w:rPr>
        <w:tab/>
        <w:t xml:space="preserve">I. Iancu, “A Mamdani type fuzzy logic controller,” </w:t>
      </w:r>
      <w:r w:rsidRPr="003A0663">
        <w:rPr>
          <w:rFonts w:ascii="Times New Roman" w:hAnsi="Times New Roman" w:cs="Times New Roman"/>
          <w:i/>
          <w:iCs/>
          <w:noProof/>
          <w:lang w:val="en-GB"/>
        </w:rPr>
        <w:t>Fuzzy Log. Control. Concepts, Theor. Appl.</w:t>
      </w:r>
      <w:r w:rsidRPr="003A0663">
        <w:rPr>
          <w:rFonts w:ascii="Times New Roman" w:hAnsi="Times New Roman" w:cs="Times New Roman"/>
          <w:noProof/>
          <w:lang w:val="en-GB"/>
        </w:rPr>
        <w:t>, pp. 325–350, 2012.</w:t>
      </w:r>
    </w:p>
    <w:p w14:paraId="21F03B15"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[35]</w:t>
      </w:r>
      <w:r w:rsidRPr="003A0663">
        <w:rPr>
          <w:rFonts w:ascii="Times New Roman" w:hAnsi="Times New Roman" w:cs="Times New Roman"/>
          <w:noProof/>
          <w:lang w:val="en-GB"/>
        </w:rPr>
        <w:tab/>
        <w:t>J. Rada-Vilela, “The FuzzyLite Libraries for Fuzzy Logic Control,” 2018. https://fuzzylite.com/.</w:t>
      </w:r>
    </w:p>
    <w:p w14:paraId="18175838"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[36]</w:t>
      </w:r>
      <w:r w:rsidRPr="003A0663">
        <w:rPr>
          <w:rFonts w:ascii="Times New Roman" w:hAnsi="Times New Roman" w:cs="Times New Roman"/>
          <w:noProof/>
          <w:lang w:val="en-GB"/>
        </w:rPr>
        <w:tab/>
        <w:t xml:space="preserve">S. Yoshizawa, A. Brown, A. Barchowsky, and C. Sfeir, “Magnesium ion stimulation of bone marrow stromal cells enhances osteogenic activity, simulating the effect of magnesium alloy degradation,” </w:t>
      </w:r>
      <w:r w:rsidRPr="003A0663">
        <w:rPr>
          <w:rFonts w:ascii="Times New Roman" w:hAnsi="Times New Roman" w:cs="Times New Roman"/>
          <w:i/>
          <w:iCs/>
          <w:noProof/>
          <w:lang w:val="en-GB"/>
        </w:rPr>
        <w:t>Acta Biomater.</w:t>
      </w:r>
      <w:r w:rsidRPr="003A0663">
        <w:rPr>
          <w:rFonts w:ascii="Times New Roman" w:hAnsi="Times New Roman" w:cs="Times New Roman"/>
          <w:noProof/>
          <w:lang w:val="en-GB"/>
        </w:rPr>
        <w:t>, vol. 10, no. 6, pp. 2834–2842, 2014, doi: 10.1016/j.actbio.2014.02.002.</w:t>
      </w:r>
    </w:p>
    <w:p w14:paraId="52A009AD"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[37]</w:t>
      </w:r>
      <w:r w:rsidRPr="003A0663">
        <w:rPr>
          <w:rFonts w:ascii="Times New Roman" w:hAnsi="Times New Roman" w:cs="Times New Roman"/>
          <w:noProof/>
          <w:lang w:val="en-GB"/>
        </w:rPr>
        <w:tab/>
        <w:t xml:space="preserve">F. Cecchinato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“Influence of magnesium alloy degradation on undifferentiated human cells,” </w:t>
      </w:r>
      <w:r w:rsidRPr="003A0663">
        <w:rPr>
          <w:rFonts w:ascii="Times New Roman" w:hAnsi="Times New Roman" w:cs="Times New Roman"/>
          <w:i/>
          <w:iCs/>
          <w:noProof/>
          <w:lang w:val="en-GB"/>
        </w:rPr>
        <w:t>PLoS One</w:t>
      </w:r>
      <w:r w:rsidRPr="003A0663">
        <w:rPr>
          <w:rFonts w:ascii="Times New Roman" w:hAnsi="Times New Roman" w:cs="Times New Roman"/>
          <w:noProof/>
          <w:lang w:val="en-GB"/>
        </w:rPr>
        <w:t>, vol. 10, no. 11, pp. 1–18, 2015, doi: 10.1371/journal.pone.0142117.</w:t>
      </w:r>
    </w:p>
    <w:p w14:paraId="60A00790"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[38]</w:t>
      </w:r>
      <w:r w:rsidRPr="003A0663">
        <w:rPr>
          <w:rFonts w:ascii="Times New Roman" w:hAnsi="Times New Roman" w:cs="Times New Roman"/>
          <w:noProof/>
          <w:lang w:val="en-GB"/>
        </w:rPr>
        <w:tab/>
        <w:t xml:space="preserve">D. Maradze, D. Musson, Y. Zheng, J. Cornish, M. Lewis, and Y. Liu, “High Magnesium Corrosion Rate has an Effect on Osteoclast and Mesenchymal Stem Cell Role during Bone Remodelling,” </w:t>
      </w:r>
      <w:r w:rsidRPr="003A0663">
        <w:rPr>
          <w:rFonts w:ascii="Times New Roman" w:hAnsi="Times New Roman" w:cs="Times New Roman"/>
          <w:i/>
          <w:iCs/>
          <w:noProof/>
          <w:lang w:val="en-GB"/>
        </w:rPr>
        <w:t>Sci. Rep.</w:t>
      </w:r>
      <w:r w:rsidRPr="003A0663">
        <w:rPr>
          <w:rFonts w:ascii="Times New Roman" w:hAnsi="Times New Roman" w:cs="Times New Roman"/>
          <w:noProof/>
          <w:lang w:val="en-GB"/>
        </w:rPr>
        <w:t>, vol. 8, no. 1, pp. 1–15, 2018, doi: 10.1038/s41598-018-28476-w.</w:t>
      </w:r>
    </w:p>
    <w:p w14:paraId="764F17B8"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[39]</w:t>
      </w:r>
      <w:r w:rsidRPr="003A0663">
        <w:rPr>
          <w:rFonts w:ascii="Times New Roman" w:hAnsi="Times New Roman" w:cs="Times New Roman"/>
          <w:noProof/>
          <w:lang w:val="en-GB"/>
        </w:rPr>
        <w:tab/>
        <w:t xml:space="preserve">X. Zhang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“Ion channel functional protein kinase TRPM7 regulates Mg ions to promote the osteoinduction of human osteoblast via PI3K pathway: In vitro simulation of the bone-repairing effect of Mg-based alloy implant,” </w:t>
      </w:r>
      <w:r w:rsidRPr="003A0663">
        <w:rPr>
          <w:rFonts w:ascii="Times New Roman" w:hAnsi="Times New Roman" w:cs="Times New Roman"/>
          <w:i/>
          <w:iCs/>
          <w:noProof/>
          <w:lang w:val="en-GB"/>
        </w:rPr>
        <w:t>Acta Biomater.</w:t>
      </w:r>
      <w:r w:rsidRPr="003A0663">
        <w:rPr>
          <w:rFonts w:ascii="Times New Roman" w:hAnsi="Times New Roman" w:cs="Times New Roman"/>
          <w:noProof/>
          <w:lang w:val="en-GB"/>
        </w:rPr>
        <w:t>, vol. 63, no. 6, pp. 369–382, 2017, doi: 10.1016/j.actbio.2017.08.051.</w:t>
      </w:r>
    </w:p>
    <w:p w14:paraId="534DEA13"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[40]</w:t>
      </w:r>
      <w:r w:rsidRPr="003A0663">
        <w:rPr>
          <w:rFonts w:ascii="Times New Roman" w:hAnsi="Times New Roman" w:cs="Times New Roman"/>
          <w:noProof/>
          <w:lang w:val="en-GB"/>
        </w:rPr>
        <w:tab/>
        <w:t xml:space="preserve">B. J. C. Luthringer and R. Willumeit-Römer, “Effects of magnesium degradation products on mesenchymal stem cell fate and osteoblastogenesis,” </w:t>
      </w:r>
      <w:r w:rsidRPr="003A0663">
        <w:rPr>
          <w:rFonts w:ascii="Times New Roman" w:hAnsi="Times New Roman" w:cs="Times New Roman"/>
          <w:i/>
          <w:iCs/>
          <w:noProof/>
          <w:lang w:val="en-GB"/>
        </w:rPr>
        <w:t>Gene</w:t>
      </w:r>
      <w:r w:rsidRPr="003A0663">
        <w:rPr>
          <w:rFonts w:ascii="Times New Roman" w:hAnsi="Times New Roman" w:cs="Times New Roman"/>
          <w:noProof/>
          <w:lang w:val="en-GB"/>
        </w:rPr>
        <w:t>, vol. 575, no. 1, pp. 9–20, 2016, doi: 10.1016/j.gene.2015.08.028.</w:t>
      </w:r>
    </w:p>
    <w:p w14:paraId="6F19BB08"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[41]</w:t>
      </w:r>
      <w:r w:rsidRPr="003A0663">
        <w:rPr>
          <w:rFonts w:ascii="Times New Roman" w:hAnsi="Times New Roman" w:cs="Times New Roman"/>
          <w:noProof/>
          <w:lang w:val="en-GB"/>
        </w:rPr>
        <w:tab/>
        <w:t xml:space="preserve">T. Qi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“Insights into the Role of Magnesium Ions in Affecting Osteogenic Differentiation of Mesenchymal Stem Cells,” </w:t>
      </w:r>
      <w:r w:rsidRPr="003A0663">
        <w:rPr>
          <w:rFonts w:ascii="Times New Roman" w:hAnsi="Times New Roman" w:cs="Times New Roman"/>
          <w:i/>
          <w:iCs/>
          <w:noProof/>
          <w:lang w:val="en-GB"/>
        </w:rPr>
        <w:t>Biol. Trace Elem. Res.</w:t>
      </w:r>
      <w:r w:rsidRPr="003A0663">
        <w:rPr>
          <w:rFonts w:ascii="Times New Roman" w:hAnsi="Times New Roman" w:cs="Times New Roman"/>
          <w:noProof/>
          <w:lang w:val="en-GB"/>
        </w:rPr>
        <w:t>, 2020, doi: 10.1007/s12011-020-02183-y.</w:t>
      </w:r>
    </w:p>
    <w:p w14:paraId="492923D5"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[42]</w:t>
      </w:r>
      <w:r w:rsidRPr="003A0663">
        <w:rPr>
          <w:rFonts w:ascii="Times New Roman" w:hAnsi="Times New Roman" w:cs="Times New Roman"/>
          <w:noProof/>
          <w:lang w:val="en-GB"/>
        </w:rPr>
        <w:tab/>
        <w:t xml:space="preserve">A. Burmester, R. Willumeit-Römer, and F. Feyerabend, “Behavior of bone cells in contact with magnesium implant material,” </w:t>
      </w:r>
      <w:r w:rsidRPr="003A0663">
        <w:rPr>
          <w:rFonts w:ascii="Times New Roman" w:hAnsi="Times New Roman" w:cs="Times New Roman"/>
          <w:i/>
          <w:iCs/>
          <w:noProof/>
          <w:lang w:val="en-GB"/>
        </w:rPr>
        <w:t>J. Biomed. Mater. Res. - Part B Appl. Biomater.</w:t>
      </w:r>
      <w:r w:rsidRPr="003A0663">
        <w:rPr>
          <w:rFonts w:ascii="Times New Roman" w:hAnsi="Times New Roman" w:cs="Times New Roman"/>
          <w:noProof/>
          <w:lang w:val="en-GB"/>
        </w:rPr>
        <w:t>, vol. 105, no. 1, pp. 165–179, 2015, doi: 10.1002/jbm.b.33542.</w:t>
      </w:r>
    </w:p>
    <w:p w14:paraId="4A507B05"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[43]</w:t>
      </w:r>
      <w:r w:rsidRPr="003A0663">
        <w:rPr>
          <w:rFonts w:ascii="Times New Roman" w:hAnsi="Times New Roman" w:cs="Times New Roman"/>
          <w:noProof/>
          <w:lang w:val="en-GB"/>
        </w:rPr>
        <w:tab/>
        <w:t xml:space="preserve">J. Wang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“Recommendation for modifying current cytotoxicity testing standards for biodegradable magnesium-based materials,” </w:t>
      </w:r>
      <w:r w:rsidRPr="003A0663">
        <w:rPr>
          <w:rFonts w:ascii="Times New Roman" w:hAnsi="Times New Roman" w:cs="Times New Roman"/>
          <w:i/>
          <w:iCs/>
          <w:noProof/>
          <w:lang w:val="en-GB"/>
        </w:rPr>
        <w:t>Acta Biomater.</w:t>
      </w:r>
      <w:r w:rsidRPr="003A0663">
        <w:rPr>
          <w:rFonts w:ascii="Times New Roman" w:hAnsi="Times New Roman" w:cs="Times New Roman"/>
          <w:noProof/>
          <w:lang w:val="en-GB"/>
        </w:rPr>
        <w:t>, vol. 21, pp. 237–249, 2015.</w:t>
      </w:r>
    </w:p>
    <w:p w14:paraId="0C8C4417"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lastRenderedPageBreak/>
        <w:t>[44]</w:t>
      </w:r>
      <w:r w:rsidRPr="003A0663">
        <w:rPr>
          <w:rFonts w:ascii="Times New Roman" w:hAnsi="Times New Roman" w:cs="Times New Roman"/>
          <w:noProof/>
          <w:lang w:val="en-GB"/>
        </w:rPr>
        <w:tab/>
        <w:t xml:space="preserve">K. Janssens, P. ten Dijke, S. Janssens, and W. Van Hul, “Transforming growth factor-beta1 to the bone.,” </w:t>
      </w:r>
      <w:r w:rsidRPr="003A0663">
        <w:rPr>
          <w:rFonts w:ascii="Times New Roman" w:hAnsi="Times New Roman" w:cs="Times New Roman"/>
          <w:i/>
          <w:iCs/>
          <w:noProof/>
          <w:lang w:val="en-GB"/>
        </w:rPr>
        <w:t>Endocr. Rev.</w:t>
      </w:r>
      <w:r w:rsidRPr="003A0663">
        <w:rPr>
          <w:rFonts w:ascii="Times New Roman" w:hAnsi="Times New Roman" w:cs="Times New Roman"/>
          <w:noProof/>
          <w:lang w:val="en-GB"/>
        </w:rPr>
        <w:t>, vol. 26, no. 6, pp. 743–774, Oct. 2005, doi: 10.1210/er.2004-0001.</w:t>
      </w:r>
    </w:p>
    <w:p w14:paraId="7C1CCE97"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[45]</w:t>
      </w:r>
      <w:r w:rsidRPr="003A0663">
        <w:rPr>
          <w:rFonts w:ascii="Times New Roman" w:hAnsi="Times New Roman" w:cs="Times New Roman"/>
          <w:noProof/>
          <w:lang w:val="en-GB"/>
        </w:rPr>
        <w:tab/>
        <w:t xml:space="preserve">I. Grafe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“TGF-β family signaling in mesenchymal differentiation,” </w:t>
      </w:r>
      <w:r w:rsidRPr="003A0663">
        <w:rPr>
          <w:rFonts w:ascii="Times New Roman" w:hAnsi="Times New Roman" w:cs="Times New Roman"/>
          <w:i/>
          <w:iCs/>
          <w:noProof/>
          <w:lang w:val="en-GB"/>
        </w:rPr>
        <w:t>Cold Spring Harb. Perspect. Biol.</w:t>
      </w:r>
      <w:r w:rsidRPr="003A0663">
        <w:rPr>
          <w:rFonts w:ascii="Times New Roman" w:hAnsi="Times New Roman" w:cs="Times New Roman"/>
          <w:noProof/>
          <w:lang w:val="en-GB"/>
        </w:rPr>
        <w:t>, vol. 10, no. 5, 2018.</w:t>
      </w:r>
    </w:p>
    <w:p w14:paraId="782E6572"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[46]</w:t>
      </w:r>
      <w:r w:rsidRPr="003A0663">
        <w:rPr>
          <w:rFonts w:ascii="Times New Roman" w:hAnsi="Times New Roman" w:cs="Times New Roman"/>
          <w:noProof/>
          <w:lang w:val="en-GB"/>
        </w:rPr>
        <w:tab/>
        <w:t xml:space="preserve">M. A. Karsdal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“Matrix Metalloproteinase-dependent Activation of Latent Transforming Growth Factor- </w:t>
      </w:r>
      <w:r w:rsidRPr="003A0663">
        <w:rPr>
          <w:rFonts w:ascii="Segoe UI Symbol" w:hAnsi="Segoe UI Symbol" w:cs="Segoe UI Symbol"/>
          <w:noProof/>
          <w:lang w:val="en-GB"/>
        </w:rPr>
        <w:t>␤</w:t>
      </w:r>
      <w:r w:rsidRPr="003A0663">
        <w:rPr>
          <w:rFonts w:ascii="Times New Roman" w:hAnsi="Times New Roman" w:cs="Times New Roman"/>
          <w:noProof/>
          <w:lang w:val="en-GB"/>
        </w:rPr>
        <w:t xml:space="preserve"> Controls the Conversion of Osteoblasts into Osteocytes by Blocking Osteoblast Apoptosis *,” vol. 277, no. 46, pp. 44061–44067, 2002, doi: 10.1074/jbc.M207205200.</w:t>
      </w:r>
    </w:p>
    <w:p w14:paraId="26F6CA84"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[47]</w:t>
      </w:r>
      <w:r w:rsidRPr="003A0663">
        <w:rPr>
          <w:rFonts w:ascii="Times New Roman" w:hAnsi="Times New Roman" w:cs="Times New Roman"/>
          <w:noProof/>
          <w:lang w:val="en-GB"/>
        </w:rPr>
        <w:tab/>
        <w:t>T. L. Chen and R. L. Bates, “Recombinant Human Transforming Growth Factor Modulates Bone Remodeling in a Mineralizing Bone Organ Culture,” vol. 8, no. 4, 1993.</w:t>
      </w:r>
    </w:p>
    <w:p w14:paraId="64C3E66B"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[48]</w:t>
      </w:r>
      <w:r w:rsidRPr="003A0663">
        <w:rPr>
          <w:rFonts w:ascii="Times New Roman" w:hAnsi="Times New Roman" w:cs="Times New Roman"/>
          <w:noProof/>
          <w:lang w:val="en-GB"/>
        </w:rPr>
        <w:tab/>
        <w:t xml:space="preserve">E. C. Breen, R. A. Ignotz, L. McCabe, J. L. Stein, G. S. Stein, and J. B. Lian, “TGF$β$ alters growth and differentiation related gene expression in proliferating osteoblasts in vitro, preventing development of the mature bone phenotype,” </w:t>
      </w:r>
      <w:r w:rsidRPr="003A0663">
        <w:rPr>
          <w:rFonts w:ascii="Times New Roman" w:hAnsi="Times New Roman" w:cs="Times New Roman"/>
          <w:i/>
          <w:iCs/>
          <w:noProof/>
          <w:lang w:val="en-GB"/>
        </w:rPr>
        <w:t>J. Cell. Physiol.</w:t>
      </w:r>
      <w:r w:rsidRPr="003A0663">
        <w:rPr>
          <w:rFonts w:ascii="Times New Roman" w:hAnsi="Times New Roman" w:cs="Times New Roman"/>
          <w:noProof/>
          <w:lang w:val="en-GB"/>
        </w:rPr>
        <w:t>, vol. 160, no. 2, pp. 323–335, 1994.</w:t>
      </w:r>
    </w:p>
    <w:p w14:paraId="4A6B871D"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[49]</w:t>
      </w:r>
      <w:r w:rsidRPr="003A0663">
        <w:rPr>
          <w:rFonts w:ascii="Times New Roman" w:hAnsi="Times New Roman" w:cs="Times New Roman"/>
          <w:noProof/>
          <w:lang w:val="en-GB"/>
        </w:rPr>
        <w:tab/>
        <w:t xml:space="preserve">K. Sarahrudi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“Elevated transforming growth factor-beta 1 (TGF-β1) levels in human fracture healing,” </w:t>
      </w:r>
      <w:r w:rsidRPr="003A0663">
        <w:rPr>
          <w:rFonts w:ascii="Times New Roman" w:hAnsi="Times New Roman" w:cs="Times New Roman"/>
          <w:i/>
          <w:iCs/>
          <w:noProof/>
          <w:lang w:val="en-GB"/>
        </w:rPr>
        <w:t>Injury</w:t>
      </w:r>
      <w:r w:rsidRPr="003A0663">
        <w:rPr>
          <w:rFonts w:ascii="Times New Roman" w:hAnsi="Times New Roman" w:cs="Times New Roman"/>
          <w:noProof/>
          <w:lang w:val="en-GB"/>
        </w:rPr>
        <w:t>, vol. 42, no. 8, pp. 833–837, 2011, doi: 10.1016/j.injury.2011.03.055.</w:t>
      </w:r>
    </w:p>
    <w:p w14:paraId="1A2B4120"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[50]</w:t>
      </w:r>
      <w:r w:rsidRPr="003A0663">
        <w:rPr>
          <w:rFonts w:ascii="Times New Roman" w:hAnsi="Times New Roman" w:cs="Times New Roman"/>
          <w:noProof/>
          <w:lang w:val="en-GB"/>
        </w:rPr>
        <w:tab/>
        <w:t xml:space="preserve">K. Schmidt-Bleek, R. Marcucio, and G. Duda, “Future treatment strategies for delayed bone healing: an osteoimmunologic approach,” </w:t>
      </w:r>
      <w:r w:rsidRPr="003A0663">
        <w:rPr>
          <w:rFonts w:ascii="Times New Roman" w:hAnsi="Times New Roman" w:cs="Times New Roman"/>
          <w:i/>
          <w:iCs/>
          <w:noProof/>
          <w:lang w:val="en-GB"/>
        </w:rPr>
        <w:t>J. Am. Acad. Orthop. Surg.</w:t>
      </w:r>
      <w:r w:rsidRPr="003A0663">
        <w:rPr>
          <w:rFonts w:ascii="Times New Roman" w:hAnsi="Times New Roman" w:cs="Times New Roman"/>
          <w:noProof/>
          <w:lang w:val="en-GB"/>
        </w:rPr>
        <w:t>, vol. 24, no. 10, p. e134, 2016.</w:t>
      </w:r>
    </w:p>
    <w:p w14:paraId="086E1716"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[51]</w:t>
      </w:r>
      <w:r w:rsidRPr="003A0663">
        <w:rPr>
          <w:rFonts w:ascii="Times New Roman" w:hAnsi="Times New Roman" w:cs="Times New Roman"/>
          <w:noProof/>
          <w:lang w:val="en-GB"/>
        </w:rPr>
        <w:tab/>
        <w:t xml:space="preserve">M. El-Safadi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“Convergence of TGF$β$ and BMP signaling in regulating human bone marrow stromal cell differentiation,” </w:t>
      </w:r>
      <w:r w:rsidRPr="003A0663">
        <w:rPr>
          <w:rFonts w:ascii="Times New Roman" w:hAnsi="Times New Roman" w:cs="Times New Roman"/>
          <w:i/>
          <w:iCs/>
          <w:noProof/>
          <w:lang w:val="en-GB"/>
        </w:rPr>
        <w:t>Sci. Rep.</w:t>
      </w:r>
      <w:r w:rsidRPr="003A0663">
        <w:rPr>
          <w:rFonts w:ascii="Times New Roman" w:hAnsi="Times New Roman" w:cs="Times New Roman"/>
          <w:noProof/>
          <w:lang w:val="en-GB"/>
        </w:rPr>
        <w:t>, vol. 9, no. 1, pp. 1–13, 2019.</w:t>
      </w:r>
    </w:p>
    <w:p w14:paraId="02784BC9"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[52]</w:t>
      </w:r>
      <w:r w:rsidRPr="003A0663">
        <w:rPr>
          <w:rFonts w:ascii="Times New Roman" w:hAnsi="Times New Roman" w:cs="Times New Roman"/>
          <w:noProof/>
          <w:lang w:val="en-GB"/>
        </w:rPr>
        <w:tab/>
        <w:t xml:space="preserve">M. Knippenberg, M. N. Helder, B. Z. Doulabi, P. Wuisman, and J. Klein-Nulend, “Osteogenesis versus chondrogenesis by BMP-2 and BMP-7 in adipose stem cells,” </w:t>
      </w:r>
      <w:r w:rsidRPr="003A0663">
        <w:rPr>
          <w:rFonts w:ascii="Times New Roman" w:hAnsi="Times New Roman" w:cs="Times New Roman"/>
          <w:i/>
          <w:iCs/>
          <w:noProof/>
          <w:lang w:val="en-GB"/>
        </w:rPr>
        <w:t>Biochem. Biophys. Res. Commun.</w:t>
      </w:r>
      <w:r w:rsidRPr="003A0663">
        <w:rPr>
          <w:rFonts w:ascii="Times New Roman" w:hAnsi="Times New Roman" w:cs="Times New Roman"/>
          <w:noProof/>
          <w:lang w:val="en-GB"/>
        </w:rPr>
        <w:t>, vol. 342, no. 3, pp. 902–908, 2006.</w:t>
      </w:r>
    </w:p>
    <w:p w14:paraId="5C00189D"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[53]</w:t>
      </w:r>
      <w:r w:rsidRPr="003A0663">
        <w:rPr>
          <w:rFonts w:ascii="Times New Roman" w:hAnsi="Times New Roman" w:cs="Times New Roman"/>
          <w:noProof/>
          <w:lang w:val="en-GB"/>
        </w:rPr>
        <w:tab/>
        <w:t xml:space="preserve">H. Lysdahl, A. Baatrup, C. B. Foldager, and C. Bünger, “Preconditioning human mesenchymal stem cells with a low concentration of BMP2 stimulates proliferation and osteogenic differentiation in vitro,” </w:t>
      </w:r>
      <w:r w:rsidRPr="003A0663">
        <w:rPr>
          <w:rFonts w:ascii="Times New Roman" w:hAnsi="Times New Roman" w:cs="Times New Roman"/>
          <w:i/>
          <w:iCs/>
          <w:noProof/>
          <w:lang w:val="en-GB"/>
        </w:rPr>
        <w:t>Biores. Open Access</w:t>
      </w:r>
      <w:r w:rsidRPr="003A0663">
        <w:rPr>
          <w:rFonts w:ascii="Times New Roman" w:hAnsi="Times New Roman" w:cs="Times New Roman"/>
          <w:noProof/>
          <w:lang w:val="en-GB"/>
        </w:rPr>
        <w:t>, vol. 3, no. 6, pp. 278–285, 2014, doi: 10.1089/biores.2014.0044.</w:t>
      </w:r>
    </w:p>
    <w:p w14:paraId="0ABD1A87"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[54]</w:t>
      </w:r>
      <w:r w:rsidRPr="003A0663">
        <w:rPr>
          <w:rFonts w:ascii="Times New Roman" w:hAnsi="Times New Roman" w:cs="Times New Roman"/>
          <w:noProof/>
          <w:lang w:val="en-GB"/>
        </w:rPr>
        <w:tab/>
        <w:t xml:space="preserve">H. K. W. Kim, I. Oxendine, and N. Kamiya, “High-concentration of BMP2 reduces cell proliferation and increases apoptosis via  DKK1 and SOST in human primary periosteal cells.,” </w:t>
      </w:r>
      <w:r w:rsidRPr="003A0663">
        <w:rPr>
          <w:rFonts w:ascii="Times New Roman" w:hAnsi="Times New Roman" w:cs="Times New Roman"/>
          <w:i/>
          <w:iCs/>
          <w:noProof/>
          <w:lang w:val="en-GB"/>
        </w:rPr>
        <w:t>Bone</w:t>
      </w:r>
      <w:r w:rsidRPr="003A0663">
        <w:rPr>
          <w:rFonts w:ascii="Times New Roman" w:hAnsi="Times New Roman" w:cs="Times New Roman"/>
          <w:noProof/>
          <w:lang w:val="en-GB"/>
        </w:rPr>
        <w:t>, vol. 54, no. 1, pp. 141–150, May 2013, doi: 10.1016/j.bone.2013.01.031.</w:t>
      </w:r>
    </w:p>
    <w:p w14:paraId="13AF6F35"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[55]</w:t>
      </w:r>
      <w:r w:rsidRPr="003A0663">
        <w:rPr>
          <w:rFonts w:ascii="Times New Roman" w:hAnsi="Times New Roman" w:cs="Times New Roman"/>
          <w:noProof/>
          <w:lang w:val="en-GB"/>
        </w:rPr>
        <w:tab/>
        <w:t xml:space="preserve">A. Yamaguchi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“Recombinant human bone morphogenetic protein-2 stimulates osteoblastic maturation  and inhibits myogenic differentiation in vitro.,” </w:t>
      </w:r>
      <w:r w:rsidRPr="003A0663">
        <w:rPr>
          <w:rFonts w:ascii="Times New Roman" w:hAnsi="Times New Roman" w:cs="Times New Roman"/>
          <w:i/>
          <w:iCs/>
          <w:noProof/>
          <w:lang w:val="en-GB"/>
        </w:rPr>
        <w:t>J. Cell Biol.</w:t>
      </w:r>
      <w:r w:rsidRPr="003A0663">
        <w:rPr>
          <w:rFonts w:ascii="Times New Roman" w:hAnsi="Times New Roman" w:cs="Times New Roman"/>
          <w:noProof/>
          <w:lang w:val="en-GB"/>
        </w:rPr>
        <w:t>, vol. 113, no. 3, pp. 681–687, May 1991, doi: 10.1083/jcb.113.3.681.</w:t>
      </w:r>
    </w:p>
    <w:p w14:paraId="4C4A06A4"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[56]</w:t>
      </w:r>
      <w:r w:rsidRPr="003A0663">
        <w:rPr>
          <w:rFonts w:ascii="Times New Roman" w:hAnsi="Times New Roman" w:cs="Times New Roman"/>
          <w:noProof/>
          <w:lang w:val="en-GB"/>
        </w:rPr>
        <w:tab/>
        <w:t xml:space="preserve">Y. Wang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“Comparative study of serum levels of BMP-2 and heterotopic ossification in traumatic brain injury and fractures patients,” </w:t>
      </w:r>
      <w:r w:rsidRPr="003A0663">
        <w:rPr>
          <w:rFonts w:ascii="Times New Roman" w:hAnsi="Times New Roman" w:cs="Times New Roman"/>
          <w:i/>
          <w:iCs/>
          <w:noProof/>
          <w:lang w:val="en-GB"/>
        </w:rPr>
        <w:t>Zhongguo Gu Shang</w:t>
      </w:r>
      <w:r w:rsidRPr="003A0663">
        <w:rPr>
          <w:rFonts w:ascii="Times New Roman" w:hAnsi="Times New Roman" w:cs="Times New Roman"/>
          <w:noProof/>
          <w:lang w:val="en-GB"/>
        </w:rPr>
        <w:t>, vol. 24, no. 5, pp. 399–403, May 2011.</w:t>
      </w:r>
    </w:p>
    <w:p w14:paraId="4EED98DE"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[57]</w:t>
      </w:r>
      <w:r w:rsidRPr="003A0663">
        <w:rPr>
          <w:rFonts w:ascii="Times New Roman" w:hAnsi="Times New Roman" w:cs="Times New Roman"/>
          <w:noProof/>
          <w:lang w:val="en-GB"/>
        </w:rPr>
        <w:tab/>
        <w:t xml:space="preserve">Y. Park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“The bone morphogenesis protein-2 (BMP-2) is associated with progression to metastatic disease in gastric cancer,” </w:t>
      </w:r>
      <w:r w:rsidRPr="003A0663">
        <w:rPr>
          <w:rFonts w:ascii="Times New Roman" w:hAnsi="Times New Roman" w:cs="Times New Roman"/>
          <w:i/>
          <w:iCs/>
          <w:noProof/>
          <w:lang w:val="en-GB"/>
        </w:rPr>
        <w:t>Cancer Res. Treat. Off. J. Korean Cancer Assoc.</w:t>
      </w:r>
      <w:r w:rsidRPr="003A0663">
        <w:rPr>
          <w:rFonts w:ascii="Times New Roman" w:hAnsi="Times New Roman" w:cs="Times New Roman"/>
          <w:noProof/>
          <w:lang w:val="en-GB"/>
        </w:rPr>
        <w:t>, vol. 40, no. 3, p. 127, 2008.</w:t>
      </w:r>
    </w:p>
    <w:p w14:paraId="0C0E6DF2"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[58]</w:t>
      </w:r>
      <w:r w:rsidRPr="003A0663">
        <w:rPr>
          <w:rFonts w:ascii="Times New Roman" w:hAnsi="Times New Roman" w:cs="Times New Roman"/>
          <w:noProof/>
          <w:lang w:val="en-GB"/>
        </w:rPr>
        <w:tab/>
        <w:t xml:space="preserve">F. O. Ribeiro, M. J. Gómez-Benito, J. Folgado, P. R. Fernandes, and J. M. García-Aznar, “In silico </w:t>
      </w:r>
      <w:r w:rsidRPr="003A0663">
        <w:rPr>
          <w:rFonts w:ascii="Times New Roman" w:hAnsi="Times New Roman" w:cs="Times New Roman"/>
          <w:noProof/>
          <w:lang w:val="en-GB"/>
        </w:rPr>
        <w:lastRenderedPageBreak/>
        <w:t xml:space="preserve">mechano-chemical model of bone healing for the regeneration of critical defects: The effect of BMP-2,” </w:t>
      </w:r>
      <w:r w:rsidRPr="003A0663">
        <w:rPr>
          <w:rFonts w:ascii="Times New Roman" w:hAnsi="Times New Roman" w:cs="Times New Roman"/>
          <w:i/>
          <w:iCs/>
          <w:noProof/>
          <w:lang w:val="en-GB"/>
        </w:rPr>
        <w:t>PLoS One</w:t>
      </w:r>
      <w:r w:rsidRPr="003A0663">
        <w:rPr>
          <w:rFonts w:ascii="Times New Roman" w:hAnsi="Times New Roman" w:cs="Times New Roman"/>
          <w:noProof/>
          <w:lang w:val="en-GB"/>
        </w:rPr>
        <w:t>, vol. 10, no. 6, 2015, doi: 10.1371/journal.pone.0127722.</w:t>
      </w:r>
    </w:p>
    <w:p w14:paraId="209C829B"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[59]</w:t>
      </w:r>
      <w:r w:rsidRPr="003A0663">
        <w:rPr>
          <w:rFonts w:ascii="Times New Roman" w:hAnsi="Times New Roman" w:cs="Times New Roman"/>
          <w:noProof/>
          <w:lang w:val="en-GB"/>
        </w:rPr>
        <w:tab/>
        <w:t xml:space="preserve">P. Garg, M. M. Mazur, A. C. Buck, M. E. Wandtke, J. Liu, and N. A. Ebraheim, “Prospective review of mesenchymal stem cells differentiation into osteoblasts,” </w:t>
      </w:r>
      <w:r w:rsidRPr="003A0663">
        <w:rPr>
          <w:rFonts w:ascii="Times New Roman" w:hAnsi="Times New Roman" w:cs="Times New Roman"/>
          <w:i/>
          <w:iCs/>
          <w:noProof/>
          <w:lang w:val="en-GB"/>
        </w:rPr>
        <w:t>Orthop. Surg.</w:t>
      </w:r>
      <w:r w:rsidRPr="003A0663">
        <w:rPr>
          <w:rFonts w:ascii="Times New Roman" w:hAnsi="Times New Roman" w:cs="Times New Roman"/>
          <w:noProof/>
          <w:lang w:val="en-GB"/>
        </w:rPr>
        <w:t>, vol. 9, no. 1, pp. 13–19, 2017.</w:t>
      </w:r>
    </w:p>
    <w:p w14:paraId="2F4B35CC"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[60]</w:t>
      </w:r>
      <w:r w:rsidRPr="003A0663">
        <w:rPr>
          <w:rFonts w:ascii="Times New Roman" w:hAnsi="Times New Roman" w:cs="Times New Roman"/>
          <w:noProof/>
          <w:lang w:val="en-GB"/>
        </w:rPr>
        <w:tab/>
        <w:t xml:space="preserve">M. Pavel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“Contact inhibition controls cell survival and proliferation via YAP/TAZ-autophagy axis,” </w:t>
      </w:r>
      <w:r w:rsidRPr="003A0663">
        <w:rPr>
          <w:rFonts w:ascii="Times New Roman" w:hAnsi="Times New Roman" w:cs="Times New Roman"/>
          <w:i/>
          <w:iCs/>
          <w:noProof/>
          <w:lang w:val="en-GB"/>
        </w:rPr>
        <w:t>Nat. Commun.</w:t>
      </w:r>
      <w:r w:rsidRPr="003A0663">
        <w:rPr>
          <w:rFonts w:ascii="Times New Roman" w:hAnsi="Times New Roman" w:cs="Times New Roman"/>
          <w:noProof/>
          <w:lang w:val="en-GB"/>
        </w:rPr>
        <w:t>, vol. 9, no. 1, pp. 1–18, 2018.</w:t>
      </w:r>
    </w:p>
    <w:p w14:paraId="735BA381"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[61]</w:t>
      </w:r>
      <w:r w:rsidRPr="003A0663">
        <w:rPr>
          <w:rFonts w:ascii="Times New Roman" w:hAnsi="Times New Roman" w:cs="Times New Roman"/>
          <w:noProof/>
          <w:lang w:val="en-GB"/>
        </w:rPr>
        <w:tab/>
        <w:t xml:space="preserve">M. G. P. Stoker and H. Rubin, “Density dependent inhibition of cell growth in culture,” </w:t>
      </w:r>
      <w:r w:rsidRPr="003A0663">
        <w:rPr>
          <w:rFonts w:ascii="Times New Roman" w:hAnsi="Times New Roman" w:cs="Times New Roman"/>
          <w:i/>
          <w:iCs/>
          <w:noProof/>
          <w:lang w:val="en-GB"/>
        </w:rPr>
        <w:t>Nature</w:t>
      </w:r>
      <w:r w:rsidRPr="003A0663">
        <w:rPr>
          <w:rFonts w:ascii="Times New Roman" w:hAnsi="Times New Roman" w:cs="Times New Roman"/>
          <w:noProof/>
          <w:lang w:val="en-GB"/>
        </w:rPr>
        <w:t>, vol. 215, no. 5097, pp. 171–172, 1967.</w:t>
      </w:r>
    </w:p>
    <w:p w14:paraId="1D9C883F"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[62]</w:t>
      </w:r>
      <w:r w:rsidRPr="003A0663">
        <w:rPr>
          <w:rFonts w:ascii="Times New Roman" w:hAnsi="Times New Roman" w:cs="Times New Roman"/>
          <w:noProof/>
          <w:lang w:val="en-GB"/>
        </w:rPr>
        <w:tab/>
        <w:t xml:space="preserve">C. C. Liang, A. Y. Park, and J. L. Guan, “In vitro scratch assay: A convenient and inexpensive method for analysis of cell migration in vitro,” </w:t>
      </w:r>
      <w:r w:rsidRPr="003A0663">
        <w:rPr>
          <w:rFonts w:ascii="Times New Roman" w:hAnsi="Times New Roman" w:cs="Times New Roman"/>
          <w:i/>
          <w:iCs/>
          <w:noProof/>
          <w:lang w:val="en-GB"/>
        </w:rPr>
        <w:t>Nat. Protoc.</w:t>
      </w:r>
      <w:r w:rsidRPr="003A0663">
        <w:rPr>
          <w:rFonts w:ascii="Times New Roman" w:hAnsi="Times New Roman" w:cs="Times New Roman"/>
          <w:noProof/>
          <w:lang w:val="en-GB"/>
        </w:rPr>
        <w:t>, vol. 2, no. 2, pp. 329–333, 2007, doi: 10.1038/nprot.2007.30.</w:t>
      </w:r>
    </w:p>
    <w:p w14:paraId="1923A072"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[63]</w:t>
      </w:r>
      <w:r w:rsidRPr="003A0663">
        <w:rPr>
          <w:rFonts w:ascii="Times New Roman" w:hAnsi="Times New Roman" w:cs="Times New Roman"/>
          <w:noProof/>
          <w:lang w:val="en-GB"/>
        </w:rPr>
        <w:tab/>
        <w:t xml:space="preserve">L. Qiao and G. C. Farrell, “The effects of cell density, attachment substratum and dexamethasone on spontaneous apoptosis of rat hepatocytes in primary culture,” </w:t>
      </w:r>
      <w:r w:rsidRPr="003A0663">
        <w:rPr>
          <w:rFonts w:ascii="Times New Roman" w:hAnsi="Times New Roman" w:cs="Times New Roman"/>
          <w:i/>
          <w:iCs/>
          <w:noProof/>
          <w:lang w:val="en-GB"/>
        </w:rPr>
        <w:t>Vitr. Cell. Dev. Biol. - Anim.</w:t>
      </w:r>
      <w:r w:rsidRPr="003A0663">
        <w:rPr>
          <w:rFonts w:ascii="Times New Roman" w:hAnsi="Times New Roman" w:cs="Times New Roman"/>
          <w:noProof/>
          <w:lang w:val="en-GB"/>
        </w:rPr>
        <w:t>, vol. 35, no. 7, pp. 417–424, 1999, doi: 10.1007/s11626-999-0117-2.</w:t>
      </w:r>
    </w:p>
    <w:p w14:paraId="06CEFACD"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[64]</w:t>
      </w:r>
      <w:r w:rsidRPr="003A0663">
        <w:rPr>
          <w:rFonts w:ascii="Times New Roman" w:hAnsi="Times New Roman" w:cs="Times New Roman"/>
          <w:noProof/>
          <w:lang w:val="en-GB"/>
        </w:rPr>
        <w:tab/>
        <w:t>W. Yuan-kun, T. Yuan-kun, Y. Jiashing, and N. Chen, “The Influence of Cell Culture Density on the Cytotoxicity of Adipose-Derived Stem Cells Induced by L-Ascorbic Acid-2- Phosphate,” pp. 1–11, 2020, doi: 10.1038/s41598-019-56875-0.</w:t>
      </w:r>
    </w:p>
    <w:p w14:paraId="4D784597"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[65]</w:t>
      </w:r>
      <w:r w:rsidRPr="003A0663">
        <w:rPr>
          <w:rFonts w:ascii="Times New Roman" w:hAnsi="Times New Roman" w:cs="Times New Roman"/>
          <w:noProof/>
          <w:lang w:val="en-GB"/>
        </w:rPr>
        <w:tab/>
        <w:t>J. Wu, Y. Fan, and E. S. Tzanakakis, “Proliferation , Prolonged G 1 Phase , and Enhanced,” vol. 24, no. 7, pp. 892–903, 2015, doi: 10.1089/scd.2014.0384.</w:t>
      </w:r>
    </w:p>
    <w:p w14:paraId="1A1297C3"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[66]</w:t>
      </w:r>
      <w:r w:rsidRPr="003A0663">
        <w:rPr>
          <w:rFonts w:ascii="Times New Roman" w:hAnsi="Times New Roman" w:cs="Times New Roman"/>
          <w:noProof/>
          <w:lang w:val="en-GB"/>
        </w:rPr>
        <w:tab/>
        <w:t xml:space="preserve">W. Deveaux, K. Hayashi, and K. Selvarajoo, “Defining rules for cancer cell proliferation in TRAIL stimulation,” </w:t>
      </w:r>
      <w:r w:rsidRPr="003A0663">
        <w:rPr>
          <w:rFonts w:ascii="Times New Roman" w:hAnsi="Times New Roman" w:cs="Times New Roman"/>
          <w:i/>
          <w:iCs/>
          <w:noProof/>
          <w:lang w:val="en-GB"/>
        </w:rPr>
        <w:t>npj Syst. Biol. Appl.</w:t>
      </w:r>
      <w:r w:rsidRPr="003A0663">
        <w:rPr>
          <w:rFonts w:ascii="Times New Roman" w:hAnsi="Times New Roman" w:cs="Times New Roman"/>
          <w:noProof/>
          <w:lang w:val="en-GB"/>
        </w:rPr>
        <w:t>, vol. 5, no. 1, Dec. 2019, doi: 10.1038/s41540-019-0084-5.</w:t>
      </w:r>
    </w:p>
    <w:p w14:paraId="5654C883"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[67]</w:t>
      </w:r>
      <w:r w:rsidRPr="003A0663">
        <w:rPr>
          <w:rFonts w:ascii="Times New Roman" w:hAnsi="Times New Roman" w:cs="Times New Roman"/>
          <w:noProof/>
          <w:lang w:val="en-GB"/>
        </w:rPr>
        <w:tab/>
        <w:t xml:space="preserve">D. Baksh, R. Yao, and R. S. Tuan, “Comparison of proliferative and multilineage differentiation potential of human mesenchymal stem cells derived from umbilical cord and bone marrow,” </w:t>
      </w:r>
      <w:r w:rsidRPr="003A0663">
        <w:rPr>
          <w:rFonts w:ascii="Times New Roman" w:hAnsi="Times New Roman" w:cs="Times New Roman"/>
          <w:i/>
          <w:iCs/>
          <w:noProof/>
          <w:lang w:val="en-GB"/>
        </w:rPr>
        <w:t>Stem Cells</w:t>
      </w:r>
      <w:r w:rsidRPr="003A0663">
        <w:rPr>
          <w:rFonts w:ascii="Times New Roman" w:hAnsi="Times New Roman" w:cs="Times New Roman"/>
          <w:noProof/>
          <w:lang w:val="en-GB"/>
        </w:rPr>
        <w:t>, vol. 25, no. 6, pp. 1384–1392, 2007.</w:t>
      </w:r>
    </w:p>
    <w:p w14:paraId="0D9D3E08"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[68]</w:t>
      </w:r>
      <w:r w:rsidRPr="003A0663">
        <w:rPr>
          <w:rFonts w:ascii="Times New Roman" w:hAnsi="Times New Roman" w:cs="Times New Roman"/>
          <w:noProof/>
          <w:lang w:val="en-GB"/>
        </w:rPr>
        <w:tab/>
        <w:t xml:space="preserve">C. Yang, G. Yuan, J. Zhang, Z. Tang, X. Zhang, and K. Dai, “Effects of magnesium alloys extracts on adult human bone marrow-derived stromal cell viability and osteogenic differentiation,” </w:t>
      </w:r>
      <w:r w:rsidRPr="003A0663">
        <w:rPr>
          <w:rFonts w:ascii="Times New Roman" w:hAnsi="Times New Roman" w:cs="Times New Roman"/>
          <w:i/>
          <w:iCs/>
          <w:noProof/>
          <w:lang w:val="en-GB"/>
        </w:rPr>
        <w:t>Biomed. Mater.</w:t>
      </w:r>
      <w:r w:rsidRPr="003A0663">
        <w:rPr>
          <w:rFonts w:ascii="Times New Roman" w:hAnsi="Times New Roman" w:cs="Times New Roman"/>
          <w:noProof/>
          <w:lang w:val="en-GB"/>
        </w:rPr>
        <w:t>, vol. 5, no. 4, 2010, doi: 10.1088/1748-6041/5/4/045005.</w:t>
      </w:r>
    </w:p>
    <w:p w14:paraId="646176B8"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[69]</w:t>
      </w:r>
      <w:r w:rsidRPr="003A0663">
        <w:rPr>
          <w:rFonts w:ascii="Times New Roman" w:hAnsi="Times New Roman" w:cs="Times New Roman"/>
          <w:noProof/>
          <w:lang w:val="en-GB"/>
        </w:rPr>
        <w:tab/>
        <w:t xml:space="preserve">E. Bieberich, S. MacKinnon, J. Silva, S. Noggle, and B. G. Condie, “Regulation of cell death in mitotic neural progenitor cells by asymmetric distribution of prostate apoptosis response 4 (PAR-4) and simultaneous elevation of endogenous ceramide,” </w:t>
      </w:r>
      <w:r w:rsidRPr="003A0663">
        <w:rPr>
          <w:rFonts w:ascii="Times New Roman" w:hAnsi="Times New Roman" w:cs="Times New Roman"/>
          <w:i/>
          <w:iCs/>
          <w:noProof/>
          <w:lang w:val="en-GB"/>
        </w:rPr>
        <w:t>J. Cell Biol.</w:t>
      </w:r>
      <w:r w:rsidRPr="003A0663">
        <w:rPr>
          <w:rFonts w:ascii="Times New Roman" w:hAnsi="Times New Roman" w:cs="Times New Roman"/>
          <w:noProof/>
          <w:lang w:val="en-GB"/>
        </w:rPr>
        <w:t>, vol. 162, no. 3, pp. 469–479, 2003.</w:t>
      </w:r>
    </w:p>
    <w:p w14:paraId="0A146B6E"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[70]</w:t>
      </w:r>
      <w:r w:rsidRPr="003A0663">
        <w:rPr>
          <w:rFonts w:ascii="Times New Roman" w:hAnsi="Times New Roman" w:cs="Times New Roman"/>
          <w:noProof/>
          <w:lang w:val="en-GB"/>
        </w:rPr>
        <w:tab/>
        <w:t xml:space="preserve">V. Miskolci, L. C. Klemm, and A. Huttenlocher, “Cell Migration Guided by Cell-Cell Contacts in Innate Immunity,” </w:t>
      </w:r>
      <w:r w:rsidRPr="003A0663">
        <w:rPr>
          <w:rFonts w:ascii="Times New Roman" w:hAnsi="Times New Roman" w:cs="Times New Roman"/>
          <w:i/>
          <w:iCs/>
          <w:noProof/>
          <w:lang w:val="en-GB"/>
        </w:rPr>
        <w:t>Trends Cell Biol.</w:t>
      </w:r>
      <w:r w:rsidRPr="003A0663">
        <w:rPr>
          <w:rFonts w:ascii="Times New Roman" w:hAnsi="Times New Roman" w:cs="Times New Roman"/>
          <w:noProof/>
          <w:lang w:val="en-GB"/>
        </w:rPr>
        <w:t>, vol. 31, no. 2, pp. 86–94, Feb. 2021, doi: 10.1016/j.tcb.2020.11.002.</w:t>
      </w:r>
    </w:p>
    <w:p w14:paraId="4C6A14BB"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[71]</w:t>
      </w:r>
      <w:r w:rsidRPr="003A0663">
        <w:rPr>
          <w:rFonts w:ascii="Times New Roman" w:hAnsi="Times New Roman" w:cs="Times New Roman"/>
          <w:noProof/>
          <w:lang w:val="en-GB"/>
        </w:rPr>
        <w:tab/>
        <w:t xml:space="preserve">A. Badugu, C. Kraemer, P. Germann, D. Menshykau, and D. Iber, “Digit patterning during limb development as a result of the BMP-receptor interaction,” </w:t>
      </w:r>
      <w:r w:rsidRPr="003A0663">
        <w:rPr>
          <w:rFonts w:ascii="Times New Roman" w:hAnsi="Times New Roman" w:cs="Times New Roman"/>
          <w:i/>
          <w:iCs/>
          <w:noProof/>
          <w:lang w:val="en-GB"/>
        </w:rPr>
        <w:t>Sci. Rep.</w:t>
      </w:r>
      <w:r w:rsidRPr="003A0663">
        <w:rPr>
          <w:rFonts w:ascii="Times New Roman" w:hAnsi="Times New Roman" w:cs="Times New Roman"/>
          <w:noProof/>
          <w:lang w:val="en-GB"/>
        </w:rPr>
        <w:t>, vol. 2, p. 991, 2012.</w:t>
      </w:r>
    </w:p>
    <w:p w14:paraId="1CAA2580"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lastRenderedPageBreak/>
        <w:t>[72]</w:t>
      </w:r>
      <w:r w:rsidRPr="003A0663">
        <w:rPr>
          <w:rFonts w:ascii="Times New Roman" w:hAnsi="Times New Roman" w:cs="Times New Roman"/>
          <w:noProof/>
          <w:lang w:val="en-GB"/>
        </w:rPr>
        <w:tab/>
        <w:t xml:space="preserve">J. Massagué, “The transforming growth factor-beta family.,” </w:t>
      </w:r>
      <w:r w:rsidRPr="003A0663">
        <w:rPr>
          <w:rFonts w:ascii="Times New Roman" w:hAnsi="Times New Roman" w:cs="Times New Roman"/>
          <w:i/>
          <w:iCs/>
          <w:noProof/>
          <w:lang w:val="en-GB"/>
        </w:rPr>
        <w:t>Annu. Rev. Cell Biol.</w:t>
      </w:r>
      <w:r w:rsidRPr="003A0663">
        <w:rPr>
          <w:rFonts w:ascii="Times New Roman" w:hAnsi="Times New Roman" w:cs="Times New Roman"/>
          <w:noProof/>
          <w:lang w:val="en-GB"/>
        </w:rPr>
        <w:t>, vol. 6, pp. 597–641, 1990, doi: 10.1146/annurev.cb.06.110190.003121.</w:t>
      </w:r>
    </w:p>
    <w:p w14:paraId="466D51A1"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[73]</w:t>
      </w:r>
      <w:r w:rsidRPr="003A0663">
        <w:rPr>
          <w:rFonts w:ascii="Times New Roman" w:hAnsi="Times New Roman" w:cs="Times New Roman"/>
          <w:noProof/>
          <w:lang w:val="en-GB"/>
        </w:rPr>
        <w:tab/>
        <w:t xml:space="preserve">A. Bailón-Plaza and M. C. H. Van Der Meulen, “A mathematical framework to study the effects of growth factor influences on fracture healing,” </w:t>
      </w:r>
      <w:r w:rsidRPr="003A0663">
        <w:rPr>
          <w:rFonts w:ascii="Times New Roman" w:hAnsi="Times New Roman" w:cs="Times New Roman"/>
          <w:i/>
          <w:iCs/>
          <w:noProof/>
          <w:lang w:val="en-GB"/>
        </w:rPr>
        <w:t>J. Theor. Biol.</w:t>
      </w:r>
      <w:r w:rsidRPr="003A0663">
        <w:rPr>
          <w:rFonts w:ascii="Times New Roman" w:hAnsi="Times New Roman" w:cs="Times New Roman"/>
          <w:noProof/>
          <w:lang w:val="en-GB"/>
        </w:rPr>
        <w:t>, vol. 212, no. 2, pp. 191–209, 2001, doi: 10.1006/jtbi.2001.2372.</w:t>
      </w:r>
    </w:p>
    <w:p w14:paraId="6AE154D1"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[74]</w:t>
      </w:r>
      <w:r w:rsidRPr="003A0663">
        <w:rPr>
          <w:rFonts w:ascii="Times New Roman" w:hAnsi="Times New Roman" w:cs="Times New Roman"/>
          <w:noProof/>
          <w:lang w:val="en-GB"/>
        </w:rPr>
        <w:tab/>
        <w:t xml:space="preserve">C.-J. Wang, K. D. Yang, J.-Y. Ko, C.-C. Huang, H.-Y. Huang, and F.-S. Wang, “The effects of shockwave on bone healing and systemic concentrations of nitric oxide  (NO), TGF-beta1, VEGF and BMP-2 in long bone non-unions.,” </w:t>
      </w:r>
      <w:r w:rsidRPr="003A0663">
        <w:rPr>
          <w:rFonts w:ascii="Times New Roman" w:hAnsi="Times New Roman" w:cs="Times New Roman"/>
          <w:i/>
          <w:iCs/>
          <w:noProof/>
          <w:lang w:val="en-GB"/>
        </w:rPr>
        <w:t>Nitric oxide  Biol. Chem.</w:t>
      </w:r>
      <w:r w:rsidRPr="003A0663">
        <w:rPr>
          <w:rFonts w:ascii="Times New Roman" w:hAnsi="Times New Roman" w:cs="Times New Roman"/>
          <w:noProof/>
          <w:lang w:val="en-GB"/>
        </w:rPr>
        <w:t>, vol. 20, no. 4, pp. 298–303, Jun. 2009, doi: 10.1016/j.niox.2009.02.006.</w:t>
      </w:r>
    </w:p>
    <w:p w14:paraId="617FD321"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[75]</w:t>
      </w:r>
      <w:r w:rsidRPr="003A0663">
        <w:rPr>
          <w:rFonts w:ascii="Times New Roman" w:hAnsi="Times New Roman" w:cs="Times New Roman"/>
          <w:noProof/>
          <w:lang w:val="en-GB"/>
        </w:rPr>
        <w:tab/>
        <w:t xml:space="preserve">D. S. Bramono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“Bone marrow-derived heparan sulfate potentiates the osteogenic activity of bone morphogenetic protein-2 (BMP-2),” </w:t>
      </w:r>
      <w:r w:rsidRPr="003A0663">
        <w:rPr>
          <w:rFonts w:ascii="Times New Roman" w:hAnsi="Times New Roman" w:cs="Times New Roman"/>
          <w:i/>
          <w:iCs/>
          <w:noProof/>
          <w:lang w:val="en-GB"/>
        </w:rPr>
        <w:t>Bone</w:t>
      </w:r>
      <w:r w:rsidRPr="003A0663">
        <w:rPr>
          <w:rFonts w:ascii="Times New Roman" w:hAnsi="Times New Roman" w:cs="Times New Roman"/>
          <w:noProof/>
          <w:lang w:val="en-GB"/>
        </w:rPr>
        <w:t>, vol. 50, no. 4, pp. 954–964, 2012.</w:t>
      </w:r>
    </w:p>
    <w:p w14:paraId="7FD386E8"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[76]</w:t>
      </w:r>
      <w:r w:rsidRPr="003A0663">
        <w:rPr>
          <w:rFonts w:ascii="Times New Roman" w:hAnsi="Times New Roman" w:cs="Times New Roman"/>
          <w:noProof/>
          <w:lang w:val="en-GB"/>
        </w:rPr>
        <w:tab/>
        <w:t xml:space="preserve">J. E. Guyer, D. Wheeler, and J. A. Warren, “FiPy: Partial Differential Equations with Python,” </w:t>
      </w:r>
      <w:r w:rsidRPr="003A0663">
        <w:rPr>
          <w:rFonts w:ascii="Times New Roman" w:hAnsi="Times New Roman" w:cs="Times New Roman"/>
          <w:i/>
          <w:iCs/>
          <w:noProof/>
          <w:lang w:val="en-GB"/>
        </w:rPr>
        <w:t>Comput. Sci. Eng.</w:t>
      </w:r>
      <w:r w:rsidRPr="003A0663">
        <w:rPr>
          <w:rFonts w:ascii="Times New Roman" w:hAnsi="Times New Roman" w:cs="Times New Roman"/>
          <w:noProof/>
          <w:lang w:val="en-GB"/>
        </w:rPr>
        <w:t>, vol. 11, no. 3, pp. 6–15, 2009, doi: 10.1109/MCSE.2009.52.</w:t>
      </w:r>
    </w:p>
    <w:p w14:paraId="70EB5E07"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[77]</w:t>
      </w:r>
      <w:r w:rsidRPr="003A0663">
        <w:rPr>
          <w:rFonts w:ascii="Times New Roman" w:hAnsi="Times New Roman" w:cs="Times New Roman"/>
          <w:noProof/>
          <w:lang w:val="en-GB"/>
        </w:rPr>
        <w:tab/>
        <w:t>A. H. Martinez-Sanchez, “Cell reactions to the degradation of Mg-based materials: chondrogenic differentiation,” 2017.</w:t>
      </w:r>
    </w:p>
    <w:p w14:paraId="1083142E"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[78]</w:t>
      </w:r>
      <w:r w:rsidRPr="003A0663">
        <w:rPr>
          <w:rFonts w:ascii="Times New Roman" w:hAnsi="Times New Roman" w:cs="Times New Roman"/>
          <w:noProof/>
          <w:lang w:val="en-GB"/>
        </w:rPr>
        <w:tab/>
        <w:t>L. Xu, R. Willumeit-römer, and B. J. C. Luthringer-feyerabend, “Effect of magnesium-degradation products and hypoxia on the angiogenesis of human umbilical vein endothelial cells,” vol. 98, pp. 269–283, 2019, doi: 10.1016/j.actbio.2019.02.018.</w:t>
      </w:r>
    </w:p>
    <w:p w14:paraId="0FA9CFE7"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[79]</w:t>
      </w:r>
      <w:r w:rsidRPr="003A0663">
        <w:rPr>
          <w:rFonts w:ascii="Times New Roman" w:hAnsi="Times New Roman" w:cs="Times New Roman"/>
          <w:noProof/>
          <w:lang w:val="en-GB"/>
        </w:rPr>
        <w:tab/>
        <w:t>L. Xu, R. Willumeit-römer, and B. Luthringer-feyerabend, “Hypoxia influences the effects of magnesium degradation products on the interactions between endothelial and mesenchymal stem cells,” vol. 101, pp. 624–636, 2020, doi: 10.1016/j.actbio.2019.10.018.</w:t>
      </w:r>
    </w:p>
    <w:p w14:paraId="00998453"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[80]</w:t>
      </w:r>
      <w:r w:rsidRPr="003A0663">
        <w:rPr>
          <w:rFonts w:ascii="Times New Roman" w:hAnsi="Times New Roman" w:cs="Times New Roman"/>
          <w:noProof/>
          <w:lang w:val="en-GB"/>
        </w:rPr>
        <w:tab/>
        <w:t xml:space="preserve"> et al Lodish H, Berk A, Zipursky SL, “Molecular Cell Biology. 4th edition,” in </w:t>
      </w:r>
      <w:r w:rsidRPr="003A0663">
        <w:rPr>
          <w:rFonts w:ascii="Times New Roman" w:hAnsi="Times New Roman" w:cs="Times New Roman"/>
          <w:i/>
          <w:iCs/>
          <w:noProof/>
          <w:lang w:val="en-GB"/>
        </w:rPr>
        <w:t>The Molecules of Life</w:t>
      </w:r>
      <w:r w:rsidRPr="003A0663">
        <w:rPr>
          <w:rFonts w:ascii="Times New Roman" w:hAnsi="Times New Roman" w:cs="Times New Roman"/>
          <w:noProof/>
          <w:lang w:val="en-GB"/>
        </w:rPr>
        <w:t>, New York: W. H. Freeman, 2000.</w:t>
      </w:r>
    </w:p>
    <w:p w14:paraId="1C76087F"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[81]</w:t>
      </w:r>
      <w:r w:rsidRPr="003A0663">
        <w:rPr>
          <w:rFonts w:ascii="Times New Roman" w:hAnsi="Times New Roman" w:cs="Times New Roman"/>
          <w:noProof/>
          <w:lang w:val="en-GB"/>
        </w:rPr>
        <w:tab/>
        <w:t xml:space="preserve">E. van der Vaart, M. A. Beaumont, A. S. A. Johnston, and R. M. Sibly, “Calibration and evaluation of individual-based models using Approximate Bayesian Computation,” </w:t>
      </w:r>
      <w:r w:rsidRPr="003A0663">
        <w:rPr>
          <w:rFonts w:ascii="Times New Roman" w:hAnsi="Times New Roman" w:cs="Times New Roman"/>
          <w:i/>
          <w:iCs/>
          <w:noProof/>
          <w:lang w:val="en-GB"/>
        </w:rPr>
        <w:t>Ecol. Modell.</w:t>
      </w:r>
      <w:r w:rsidRPr="003A0663">
        <w:rPr>
          <w:rFonts w:ascii="Times New Roman" w:hAnsi="Times New Roman" w:cs="Times New Roman"/>
          <w:noProof/>
          <w:lang w:val="en-GB"/>
        </w:rPr>
        <w:t>, vol. 312, pp. 182–190, Sep. 2015, doi: 10.1016/j.ecolmodel.2015.05.020.</w:t>
      </w:r>
    </w:p>
    <w:p w14:paraId="7730A748"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[82]</w:t>
      </w:r>
      <w:r w:rsidRPr="003A0663">
        <w:rPr>
          <w:rFonts w:ascii="Times New Roman" w:hAnsi="Times New Roman" w:cs="Times New Roman"/>
          <w:noProof/>
          <w:lang w:val="en-GB"/>
        </w:rPr>
        <w:tab/>
        <w:t>R. N. Gutenkunst, J. J. Waterfall, F. P. Casey, K. S. Brown, C. R. Myers, and J. P. Sethna, “Universally Sloppy Parameter Sensitivities in Systems Biology Models,” vol. 3, no. 10, 2007, doi: 10.1371/journal.pcbi.0030189.</w:t>
      </w:r>
    </w:p>
    <w:p w14:paraId="208E74E0"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[83]</w:t>
      </w:r>
      <w:r w:rsidRPr="003A0663">
        <w:rPr>
          <w:rFonts w:ascii="Times New Roman" w:hAnsi="Times New Roman" w:cs="Times New Roman"/>
          <w:noProof/>
          <w:lang w:val="en-GB"/>
        </w:rPr>
        <w:tab/>
        <w:t>F. D. Van Voorhees and A. T. Bahill, “Sensitivity analysis by design of experiments,” pp. 58–65, 2002, doi: 10.1109/ecbs.1995.521841.</w:t>
      </w:r>
    </w:p>
    <w:p w14:paraId="14266D0D"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[84]</w:t>
      </w:r>
      <w:r w:rsidRPr="003A0663">
        <w:rPr>
          <w:rFonts w:ascii="Times New Roman" w:hAnsi="Times New Roman" w:cs="Times New Roman"/>
          <w:noProof/>
          <w:lang w:val="en-GB"/>
        </w:rPr>
        <w:tab/>
        <w:t xml:space="preserve">H. Isaksson, C. C. van Donkelaar, R. Huiskes, J. Yao, and K. Ito, “Determining the most important cellular characteristics for fracture healing using design of experiments methods,” </w:t>
      </w:r>
      <w:r w:rsidRPr="003A0663">
        <w:rPr>
          <w:rFonts w:ascii="Times New Roman" w:hAnsi="Times New Roman" w:cs="Times New Roman"/>
          <w:i/>
          <w:iCs/>
          <w:noProof/>
          <w:lang w:val="en-GB"/>
        </w:rPr>
        <w:t>J. Theor. Biol.</w:t>
      </w:r>
      <w:r w:rsidRPr="003A0663">
        <w:rPr>
          <w:rFonts w:ascii="Times New Roman" w:hAnsi="Times New Roman" w:cs="Times New Roman"/>
          <w:noProof/>
          <w:lang w:val="en-GB"/>
        </w:rPr>
        <w:t>, vol. 255, no. 1, pp. 26–39, 2008, doi: 10.1016/j.jtbi.2008.07.037.</w:t>
      </w:r>
    </w:p>
    <w:p w14:paraId="21323DA1"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[85]</w:t>
      </w:r>
      <w:r w:rsidRPr="003A0663">
        <w:rPr>
          <w:rFonts w:ascii="Times New Roman" w:hAnsi="Times New Roman" w:cs="Times New Roman"/>
          <w:noProof/>
          <w:lang w:val="en-GB"/>
        </w:rPr>
        <w:tab/>
        <w:t xml:space="preserve">R. F. Gunst and R. L. Mason, “Fractional factorial design,” </w:t>
      </w:r>
      <w:r w:rsidRPr="003A0663">
        <w:rPr>
          <w:rFonts w:ascii="Times New Roman" w:hAnsi="Times New Roman" w:cs="Times New Roman"/>
          <w:i/>
          <w:iCs/>
          <w:noProof/>
          <w:lang w:val="en-GB"/>
        </w:rPr>
        <w:t>Wiley Interdiscip. Rev. Comput. Stat.</w:t>
      </w:r>
      <w:r w:rsidRPr="003A0663">
        <w:rPr>
          <w:rFonts w:ascii="Times New Roman" w:hAnsi="Times New Roman" w:cs="Times New Roman"/>
          <w:noProof/>
          <w:lang w:val="en-GB"/>
        </w:rPr>
        <w:t>, vol. 1, no. 2, pp. 234–244, 2009.</w:t>
      </w:r>
    </w:p>
    <w:p w14:paraId="1F72FBEB"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[86]</w:t>
      </w:r>
      <w:r w:rsidRPr="003A0663">
        <w:rPr>
          <w:rFonts w:ascii="Times New Roman" w:hAnsi="Times New Roman" w:cs="Times New Roman"/>
          <w:noProof/>
          <w:lang w:val="en-GB"/>
        </w:rPr>
        <w:tab/>
        <w:t xml:space="preserve">W. T. Gibson </w:t>
      </w:r>
      <w:r w:rsidRPr="003A0663">
        <w:rPr>
          <w:rFonts w:ascii="Times New Roman" w:hAnsi="Times New Roman" w:cs="Times New Roman"/>
          <w:i/>
          <w:iCs/>
          <w:noProof/>
          <w:lang w:val="en-GB"/>
        </w:rPr>
        <w:t>et al.</w:t>
      </w:r>
      <w:r w:rsidRPr="003A0663">
        <w:rPr>
          <w:rFonts w:ascii="Times New Roman" w:hAnsi="Times New Roman" w:cs="Times New Roman"/>
          <w:noProof/>
          <w:lang w:val="en-GB"/>
        </w:rPr>
        <w:t xml:space="preserve">, “Control of the mitotic cleavage plane by local epithelial topology.,” </w:t>
      </w:r>
      <w:r w:rsidRPr="003A0663">
        <w:rPr>
          <w:rFonts w:ascii="Times New Roman" w:hAnsi="Times New Roman" w:cs="Times New Roman"/>
          <w:i/>
          <w:iCs/>
          <w:noProof/>
          <w:lang w:val="en-GB"/>
        </w:rPr>
        <w:t>Cell</w:t>
      </w:r>
      <w:r w:rsidRPr="003A0663">
        <w:rPr>
          <w:rFonts w:ascii="Times New Roman" w:hAnsi="Times New Roman" w:cs="Times New Roman"/>
          <w:noProof/>
          <w:lang w:val="en-GB"/>
        </w:rPr>
        <w:t xml:space="preserve">, vol. </w:t>
      </w:r>
      <w:r w:rsidRPr="003A0663">
        <w:rPr>
          <w:rFonts w:ascii="Times New Roman" w:hAnsi="Times New Roman" w:cs="Times New Roman"/>
          <w:noProof/>
          <w:lang w:val="en-GB"/>
        </w:rPr>
        <w:lastRenderedPageBreak/>
        <w:t>144, no. 3, pp. 427–438, Feb. 2011, doi: 10.1016/j.cell.2010.12.035.</w:t>
      </w:r>
    </w:p>
    <w:p w14:paraId="19372337"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lang w:val="en-GB"/>
        </w:rPr>
      </w:pPr>
      <w:r w:rsidRPr="003A0663">
        <w:rPr>
          <w:rFonts w:ascii="Times New Roman" w:hAnsi="Times New Roman" w:cs="Times New Roman"/>
          <w:noProof/>
          <w:lang w:val="en-GB"/>
        </w:rPr>
        <w:t>[87]</w:t>
      </w:r>
      <w:r w:rsidRPr="003A0663">
        <w:rPr>
          <w:rFonts w:ascii="Times New Roman" w:hAnsi="Times New Roman" w:cs="Times New Roman"/>
          <w:noProof/>
          <w:lang w:val="en-GB"/>
        </w:rPr>
        <w:tab/>
        <w:t xml:space="preserve">L. Geris, A. Gerisch, J. Vander Sloten, R. Weiner, and H. Van Oosterwyck, “Angiogenesis in bone fracture healing: A bioregulatory model,” </w:t>
      </w:r>
      <w:r w:rsidRPr="003A0663">
        <w:rPr>
          <w:rFonts w:ascii="Times New Roman" w:hAnsi="Times New Roman" w:cs="Times New Roman"/>
          <w:i/>
          <w:iCs/>
          <w:noProof/>
          <w:lang w:val="en-GB"/>
        </w:rPr>
        <w:t>J. Theor. Biol.</w:t>
      </w:r>
      <w:r w:rsidRPr="003A0663">
        <w:rPr>
          <w:rFonts w:ascii="Times New Roman" w:hAnsi="Times New Roman" w:cs="Times New Roman"/>
          <w:noProof/>
          <w:lang w:val="en-GB"/>
        </w:rPr>
        <w:t>, vol. 251, no. 1, pp. 137–158, 2008, doi: 10.1016/j.jtbi.2007.11.008.</w:t>
      </w:r>
    </w:p>
    <w:p w14:paraId="734EBB56" w14:textId="77777777" w:rsidR="003A0663" w:rsidRPr="003A0663" w:rsidRDefault="003A0663" w:rsidP="003A0663">
      <w:pPr>
        <w:widowControl w:val="0"/>
        <w:autoSpaceDE w:val="0"/>
        <w:autoSpaceDN w:val="0"/>
        <w:adjustRightInd w:val="0"/>
        <w:spacing w:line="240" w:lineRule="auto"/>
        <w:ind w:left="640" w:hanging="640"/>
        <w:rPr>
          <w:rFonts w:ascii="Times New Roman" w:hAnsi="Times New Roman" w:cs="Times New Roman"/>
          <w:noProof/>
        </w:rPr>
      </w:pPr>
      <w:r w:rsidRPr="003A0663">
        <w:rPr>
          <w:rFonts w:ascii="Times New Roman" w:hAnsi="Times New Roman" w:cs="Times New Roman"/>
          <w:noProof/>
          <w:lang w:val="en-GB"/>
        </w:rPr>
        <w:t>[88]</w:t>
      </w:r>
      <w:r w:rsidRPr="003A0663">
        <w:rPr>
          <w:rFonts w:ascii="Times New Roman" w:hAnsi="Times New Roman" w:cs="Times New Roman"/>
          <w:noProof/>
          <w:lang w:val="en-GB"/>
        </w:rPr>
        <w:tab/>
        <w:t xml:space="preserve">C. Zhao, A. C. Mirando, R. J. Sové, T. X. Medeiros, B. H. Annex, and A. S. Popel, “A mechanistic integrative computational model of macrophage polarization: Implications in human pathophysiology,” </w:t>
      </w:r>
      <w:r w:rsidRPr="003A0663">
        <w:rPr>
          <w:rFonts w:ascii="Times New Roman" w:hAnsi="Times New Roman" w:cs="Times New Roman"/>
          <w:i/>
          <w:iCs/>
          <w:noProof/>
          <w:lang w:val="en-GB"/>
        </w:rPr>
        <w:t>PLoS Comput. Biol.</w:t>
      </w:r>
      <w:r w:rsidRPr="003A0663">
        <w:rPr>
          <w:rFonts w:ascii="Times New Roman" w:hAnsi="Times New Roman" w:cs="Times New Roman"/>
          <w:noProof/>
          <w:lang w:val="en-GB"/>
        </w:rPr>
        <w:t>, vol. 15, no. 11, pp. 1–28, 2019, doi: 10.1371/journal.pcbi.1007468.</w:t>
      </w:r>
    </w:p>
    <w:p w14:paraId="64A36E21" w14:textId="2E75C196" w:rsidR="00704E5F" w:rsidRDefault="00C514B1" w:rsidP="003A0663">
      <w:pPr>
        <w:widowControl w:val="0"/>
        <w:autoSpaceDE w:val="0"/>
        <w:autoSpaceDN w:val="0"/>
        <w:adjustRightInd w:val="0"/>
        <w:spacing w:line="240" w:lineRule="auto"/>
        <w:ind w:left="640" w:hanging="640"/>
      </w:pPr>
      <w:r>
        <w:fldChar w:fldCharType="end"/>
      </w:r>
    </w:p>
    <w:p w14:paraId="6E13FFD0" w14:textId="77777777" w:rsidR="00C07526" w:rsidRPr="00C07526" w:rsidRDefault="00C07526" w:rsidP="00C07526"/>
    <w:p w14:paraId="16898E7B" w14:textId="77777777" w:rsidR="00C514B1" w:rsidRPr="00B94043" w:rsidRDefault="00C514B1" w:rsidP="00C514B1"/>
    <w:p w14:paraId="684BD79C" w14:textId="77777777" w:rsidR="00B94043" w:rsidRPr="00B94043" w:rsidRDefault="00B94043" w:rsidP="009F3E56"/>
    <w:sectPr w:rsidR="00B94043" w:rsidRPr="00B94043" w:rsidSect="00793876">
      <w:footerReference w:type="even" r:id="rId24"/>
      <w:footerReference w:type="default" r:id="rId25"/>
      <w:footnotePr>
        <w:numRestart w:val="eachPage"/>
      </w:footnotePr>
      <w:pgSz w:w="12240" w:h="15840"/>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alil Nourisa" w:date="2021-03-10T11:55:00Z" w:initials="JN">
    <w:p w14:paraId="251F97A3" w14:textId="7DC1B310" w:rsidR="003A0663" w:rsidRDefault="003A0663">
      <w:pPr>
        <w:pStyle w:val="CommentText"/>
      </w:pPr>
      <w:r>
        <w:rPr>
          <w:rStyle w:val="CommentReference"/>
        </w:rPr>
        <w:annotationRef/>
      </w:r>
      <w:r>
        <w:t xml:space="preserve">In tandem with pH, and important growth factors </w:t>
      </w:r>
    </w:p>
  </w:comment>
  <w:comment w:id="4" w:author="Jalil Nourisa" w:date="2021-02-26T10:29:00Z" w:initials="JN">
    <w:p w14:paraId="5D96A589" w14:textId="782D89B7" w:rsidR="003A0663" w:rsidRDefault="003A0663">
      <w:pPr>
        <w:pStyle w:val="CommentText"/>
      </w:pPr>
      <w:r>
        <w:rPr>
          <w:rStyle w:val="CommentReference"/>
        </w:rPr>
        <w:annotationRef/>
      </w:r>
      <w:r>
        <w:t>DOI</w:t>
      </w:r>
    </w:p>
  </w:comment>
  <w:comment w:id="5" w:author="Jalil Nourisa" w:date="2021-03-10T11:56:00Z" w:initials="JN">
    <w:p w14:paraId="0AFF6BD2" w14:textId="40A019C2" w:rsidR="003A0663" w:rsidRDefault="003A0663">
      <w:pPr>
        <w:pStyle w:val="CommentText"/>
      </w:pPr>
      <w:r>
        <w:rPr>
          <w:rStyle w:val="CommentReference"/>
        </w:rPr>
        <w:annotationRef/>
      </w:r>
      <w:r>
        <w:t>Improve the graph by adding a growth factor model. Use more colorful representation</w:t>
      </w:r>
    </w:p>
  </w:comment>
  <w:comment w:id="12" w:author="Jalil Nourisa" w:date="2021-03-10T11:49:00Z" w:initials="JN">
    <w:p w14:paraId="7DBACC1D" w14:textId="1A931BC1" w:rsidR="003A0663" w:rsidRDefault="003A0663">
      <w:pPr>
        <w:pStyle w:val="CommentText"/>
      </w:pPr>
      <w:r>
        <w:rPr>
          <w:rStyle w:val="CommentReference"/>
        </w:rPr>
        <w:annotationRef/>
      </w:r>
      <w:r>
        <w:t xml:space="preserve">The cell model is composed of a fuzzy controller and </w:t>
      </w:r>
    </w:p>
  </w:comment>
  <w:comment w:id="17" w:author="Jalil Nourisa" w:date="2021-03-10T11:46:00Z" w:initials="JN">
    <w:p w14:paraId="1D930474" w14:textId="1A890049" w:rsidR="003A0663" w:rsidRDefault="003A0663">
      <w:pPr>
        <w:pStyle w:val="CommentText"/>
      </w:pPr>
      <w:r>
        <w:rPr>
          <w:rStyle w:val="CommentReference"/>
        </w:rPr>
        <w:annotationRef/>
      </w:r>
      <w:r>
        <w:t xml:space="preserve">Take out maturity and alkalinity from the fuzzy controller </w:t>
      </w:r>
    </w:p>
  </w:comment>
  <w:comment w:id="19" w:author="Zeller-Plumhoff, Berit" w:date="2021-02-24T12:02:00Z" w:initials="ZB">
    <w:p w14:paraId="1DCC5928" w14:textId="075F54FB" w:rsidR="003A0663" w:rsidRDefault="003A0663">
      <w:pPr>
        <w:pStyle w:val="CommentText"/>
      </w:pPr>
      <w:r>
        <w:rPr>
          <w:rStyle w:val="CommentReference"/>
        </w:rPr>
        <w:annotationRef/>
      </w:r>
      <w:r>
        <w:t xml:space="preserve">I think this part explains the other questions I have, does this mean that as soon as I only have one L in Mg2+ to BMP2 I get low early differentiation and if I have two </w:t>
      </w:r>
      <w:proofErr w:type="gramStart"/>
      <w:r>
        <w:t>Ls</w:t>
      </w:r>
      <w:proofErr w:type="gramEnd"/>
      <w:r>
        <w:t xml:space="preserve"> I get medium? Or would it be a mixture then? I think it might be good if you could give an example.</w:t>
      </w:r>
    </w:p>
  </w:comment>
  <w:comment w:id="20" w:author="Jalil Nourisa" w:date="2021-02-26T12:35:00Z" w:initials="JN">
    <w:p w14:paraId="05F1DEC6" w14:textId="2C2C782E" w:rsidR="003A0663" w:rsidRDefault="003A0663">
      <w:pPr>
        <w:pStyle w:val="CommentText"/>
      </w:pPr>
      <w:r>
        <w:rPr>
          <w:rStyle w:val="CommentReference"/>
        </w:rPr>
        <w:annotationRef/>
      </w:r>
      <w:r>
        <w:t xml:space="preserve">I didn’t quite get your question </w:t>
      </w:r>
      <w:r>
        <w:sym w:font="Wingdings" w:char="F04A"/>
      </w:r>
      <w:r>
        <w:t xml:space="preserve"> but let me explain. Normally your inputs are not 100% L. You have for example 70% L, 30% M. That being said, the given input falls into multiple of the categories listed here, and therefore activates different outputs but (important) with different degrees. Therefore, they activated outputs need to be combined by taking into account the degree of their intensity, which is the job of </w:t>
      </w:r>
      <w:proofErr w:type="spellStart"/>
      <w:r>
        <w:t>deffuzification</w:t>
      </w:r>
      <w:proofErr w:type="spellEnd"/>
    </w:p>
  </w:comment>
  <w:comment w:id="22" w:author="Zeller-Plumhoff, Berit" w:date="2021-02-24T11:59:00Z" w:initials="ZB">
    <w:p w14:paraId="38B3B068" w14:textId="27A4ED6F" w:rsidR="003A0663" w:rsidRDefault="003A0663">
      <w:pPr>
        <w:pStyle w:val="CommentText"/>
      </w:pPr>
      <w:r>
        <w:rPr>
          <w:rStyle w:val="CommentReference"/>
        </w:rPr>
        <w:annotationRef/>
      </w:r>
      <w:r>
        <w:t>What is the difference here between high and very high if the input is the same?</w:t>
      </w:r>
    </w:p>
  </w:comment>
  <w:comment w:id="21" w:author="Jalil Nourisa" w:date="2021-02-26T12:41:00Z" w:initials="JN">
    <w:p w14:paraId="410B50A2" w14:textId="4002C4E0" w:rsidR="003A0663" w:rsidRDefault="003A0663">
      <w:pPr>
        <w:pStyle w:val="CommentText"/>
      </w:pPr>
      <w:r>
        <w:rPr>
          <w:rStyle w:val="CommentReference"/>
        </w:rPr>
        <w:annotationRef/>
      </w:r>
      <w:r>
        <w:t>The input is not the same. For high, you have 1 L (any choice of 1 or more) but for very high you have two L (any choice of 2 or more)</w:t>
      </w:r>
    </w:p>
  </w:comment>
  <w:comment w:id="24" w:author="Zeller-Plumhoff, Berit" w:date="2021-02-24T12:00:00Z" w:initials="ZB">
    <w:p w14:paraId="7D359084" w14:textId="489E4154" w:rsidR="003A0663" w:rsidRDefault="003A0663">
      <w:pPr>
        <w:pStyle w:val="CommentText"/>
      </w:pPr>
      <w:r>
        <w:rPr>
          <w:rStyle w:val="CommentReference"/>
        </w:rPr>
        <w:annotationRef/>
      </w:r>
      <w:r>
        <w:t>I’m not quite sure I get it. Again, the “input” range of signals for low to very high early differentiation looks the same. How could you differentiate between these?</w:t>
      </w:r>
    </w:p>
  </w:comment>
  <w:comment w:id="23" w:author="Jalil Nourisa" w:date="2021-02-26T12:46:00Z" w:initials="JN">
    <w:p w14:paraId="4547A0B6" w14:textId="0DC63D5A" w:rsidR="003A0663" w:rsidRDefault="003A0663">
      <w:pPr>
        <w:pStyle w:val="CommentText"/>
      </w:pPr>
      <w:r>
        <w:rPr>
          <w:rStyle w:val="CommentReference"/>
        </w:rPr>
        <w:annotationRef/>
      </w:r>
      <w:r>
        <w:t xml:space="preserve">Back to the meaning of the colors! </w:t>
      </w:r>
      <w:r>
        <w:sym w:font="Wingdings" w:char="F04A"/>
      </w:r>
    </w:p>
  </w:comment>
  <w:comment w:id="25" w:author="Zeller-Plumhoff, Berit" w:date="2021-02-24T12:04:00Z" w:initials="ZB">
    <w:p w14:paraId="1A4A82E1" w14:textId="1E050845" w:rsidR="003A0663" w:rsidRDefault="003A0663">
      <w:pPr>
        <w:pStyle w:val="CommentText"/>
      </w:pPr>
      <w:r>
        <w:rPr>
          <w:rStyle w:val="CommentReference"/>
        </w:rPr>
        <w:annotationRef/>
      </w:r>
      <w:r>
        <w:t>Are the fuzzy outputs homogeneously distributed, i.e. what value would “low” correspond to? Or is this something you calibrate as well?</w:t>
      </w:r>
    </w:p>
  </w:comment>
  <w:comment w:id="26" w:author="Jalil Nourisa" w:date="2021-02-26T12:53:00Z" w:initials="JN">
    <w:p w14:paraId="148CF36B" w14:textId="3D9508C2" w:rsidR="003A0663" w:rsidRDefault="003A0663">
      <w:pPr>
        <w:pStyle w:val="CommentText"/>
      </w:pPr>
      <w:r>
        <w:rPr>
          <w:rStyle w:val="CommentReference"/>
        </w:rPr>
        <w:annotationRef/>
      </w:r>
      <w:r>
        <w:t xml:space="preserve">It’s homogenous </w:t>
      </w:r>
    </w:p>
  </w:comment>
  <w:comment w:id="39" w:author="Jalil Nourisa" w:date="2021-03-01T22:39:00Z" w:initials="JN">
    <w:p w14:paraId="030E34D8" w14:textId="6818DF8E" w:rsidR="003A0663" w:rsidRDefault="003A0663">
      <w:pPr>
        <w:pStyle w:val="CommentText"/>
      </w:pPr>
      <w:r>
        <w:rPr>
          <w:rStyle w:val="CommentReference"/>
        </w:rPr>
        <w:annotationRef/>
      </w:r>
      <w:r>
        <w:t>Heike/</w:t>
      </w:r>
      <w:proofErr w:type="spellStart"/>
      <w:r>
        <w:t>bere</w:t>
      </w:r>
      <w:proofErr w:type="spellEnd"/>
      <w:r>
        <w:t xml:space="preserve"> pls suggest a ref</w:t>
      </w:r>
    </w:p>
  </w:comment>
  <w:comment w:id="40" w:author="Helmholz,  Heike" w:date="2021-03-08T08:47:00Z" w:initials="HH">
    <w:p w14:paraId="0576A1DC" w14:textId="7DD1634B" w:rsidR="003A0663" w:rsidRDefault="003A0663">
      <w:pPr>
        <w:pStyle w:val="CommentText"/>
      </w:pPr>
      <w:r>
        <w:rPr>
          <w:rStyle w:val="CommentReference"/>
        </w:rPr>
        <w:annotationRef/>
      </w:r>
      <w:proofErr w:type="gramStart"/>
      <w:r>
        <w:t>this  is</w:t>
      </w:r>
      <w:proofErr w:type="gramEnd"/>
      <w:r>
        <w:t xml:space="preserve"> a general note – I think there  is not reference necessary</w:t>
      </w:r>
    </w:p>
  </w:comment>
  <w:comment w:id="47" w:author="Zeller-Plumhoff, Berit" w:date="2021-02-24T12:13:00Z" w:initials="ZB">
    <w:p w14:paraId="6FCBC89F" w14:textId="392245EA" w:rsidR="003A0663" w:rsidRDefault="003A0663">
      <w:pPr>
        <w:pStyle w:val="CommentText"/>
      </w:pPr>
      <w:r>
        <w:rPr>
          <w:rStyle w:val="CommentReference"/>
        </w:rPr>
        <w:annotationRef/>
      </w:r>
      <w:r>
        <w:t>For which one? Why is this important??</w:t>
      </w:r>
    </w:p>
  </w:comment>
  <w:comment w:id="48" w:author="Jalil Nourisa" w:date="2021-02-26T13:19:00Z" w:initials="JN">
    <w:p w14:paraId="46BA28B1" w14:textId="50166C38" w:rsidR="003A0663" w:rsidRDefault="003A0663">
      <w:pPr>
        <w:pStyle w:val="CommentText"/>
      </w:pPr>
      <w:r>
        <w:rPr>
          <w:rStyle w:val="CommentReference"/>
        </w:rPr>
        <w:annotationRef/>
      </w:r>
      <w:r>
        <w:t>For the second. It’s important because we don’t have the diffusion coefficient and need to estimate it by having the molecular weight</w:t>
      </w:r>
    </w:p>
  </w:comment>
  <w:comment w:id="52" w:author="Jalil Nourisa" w:date="2021-03-01T22:45:00Z" w:initials="JN">
    <w:p w14:paraId="75090552" w14:textId="3207DD99" w:rsidR="003A0663" w:rsidRDefault="003A0663">
      <w:pPr>
        <w:pStyle w:val="CommentText"/>
      </w:pPr>
      <w:r>
        <w:rPr>
          <w:rStyle w:val="CommentReference"/>
        </w:rPr>
        <w:annotationRef/>
      </w:r>
      <w:r>
        <w:t>Heike/</w:t>
      </w:r>
      <w:proofErr w:type="spellStart"/>
      <w:r>
        <w:t>bere</w:t>
      </w:r>
      <w:proofErr w:type="spellEnd"/>
      <w:r>
        <w:t xml:space="preserve"> pls a ref </w:t>
      </w:r>
    </w:p>
  </w:comment>
  <w:comment w:id="53" w:author="Helmholz,  Heike" w:date="2021-03-08T10:01:00Z" w:initials="HH">
    <w:p w14:paraId="147EE2C5" w14:textId="1EFD35D1" w:rsidR="003A0663" w:rsidRPr="0052591A" w:rsidRDefault="003A0663">
      <w:pPr>
        <w:pStyle w:val="CommentText"/>
        <w:rPr>
          <w:rFonts w:ascii="Segoe UI" w:hAnsi="Segoe UI" w:cs="Segoe UI"/>
          <w:sz w:val="18"/>
          <w:szCs w:val="18"/>
          <w:lang w:val="en-US"/>
        </w:rPr>
      </w:pPr>
      <w:r>
        <w:rPr>
          <w:rStyle w:val="CommentReference"/>
        </w:rPr>
        <w:annotationRef/>
      </w:r>
      <w:hyperlink r:id="rId1" w:history="1">
        <w:r w:rsidRPr="009139E3">
          <w:rPr>
            <w:rFonts w:ascii="Segoe UI" w:hAnsi="Segoe UI" w:cs="Segoe UI"/>
            <w:sz w:val="18"/>
            <w:szCs w:val="18"/>
          </w:rPr>
          <w:t>http://www.karger.com/DOI/10.1159/000127448</w:t>
        </w:r>
      </w:hyperlink>
    </w:p>
    <w:p w14:paraId="7306449A" w14:textId="0F3098F1" w:rsidR="003A0663" w:rsidRPr="00373421" w:rsidRDefault="003A0663">
      <w:pPr>
        <w:pStyle w:val="CommentText"/>
        <w:rPr>
          <w:rFonts w:ascii="Segoe UI" w:hAnsi="Segoe UI" w:cs="Segoe UI"/>
          <w:sz w:val="18"/>
          <w:szCs w:val="18"/>
          <w:lang w:val="en-US"/>
        </w:rPr>
      </w:pPr>
      <w:r w:rsidRPr="00373421">
        <w:rPr>
          <w:rFonts w:ascii="Segoe UI" w:hAnsi="Segoe UI" w:cs="Segoe UI"/>
          <w:sz w:val="18"/>
          <w:szCs w:val="18"/>
          <w:lang w:val="en-US"/>
        </w:rPr>
        <w:t>frith_2008</w:t>
      </w:r>
    </w:p>
    <w:p w14:paraId="566811F1" w14:textId="46235AE3" w:rsidR="003A0663" w:rsidRPr="00373421" w:rsidRDefault="003A0663">
      <w:pPr>
        <w:pStyle w:val="CommentText"/>
        <w:rPr>
          <w:lang w:val="en-US"/>
        </w:rPr>
      </w:pPr>
      <w:r w:rsidRPr="00373421">
        <w:rPr>
          <w:rFonts w:ascii="Segoe UI" w:hAnsi="Segoe UI" w:cs="Segoe UI"/>
          <w:sz w:val="18"/>
          <w:szCs w:val="18"/>
          <w:lang w:val="en-US"/>
        </w:rPr>
        <w:t>hope this is what you want</w:t>
      </w:r>
    </w:p>
  </w:comment>
  <w:comment w:id="66" w:author="Zeller-Plumhoff, Berit" w:date="2021-02-24T12:37:00Z" w:initials="ZB">
    <w:p w14:paraId="2F0C3E8F" w14:textId="15048CCF" w:rsidR="003A0663" w:rsidRDefault="003A0663">
      <w:pPr>
        <w:pStyle w:val="CommentText"/>
      </w:pPr>
      <w:r>
        <w:rPr>
          <w:rStyle w:val="CommentReference"/>
        </w:rPr>
        <w:annotationRef/>
      </w:r>
      <w:r>
        <w:t>What are “the housekeeping genes”?</w:t>
      </w:r>
    </w:p>
  </w:comment>
  <w:comment w:id="67" w:author="Jalil Nourisa" w:date="2021-02-26T14:34:00Z" w:initials="JN">
    <w:p w14:paraId="3C960152" w14:textId="157EA4CC" w:rsidR="003A0663" w:rsidRDefault="003A0663">
      <w:pPr>
        <w:pStyle w:val="CommentText"/>
      </w:pPr>
      <w:r>
        <w:rPr>
          <w:rStyle w:val="CommentReference"/>
        </w:rPr>
        <w:annotationRef/>
      </w:r>
      <w:r>
        <w:t xml:space="preserve"> Heike/</w:t>
      </w:r>
      <w:proofErr w:type="spellStart"/>
      <w:r>
        <w:t>Bere</w:t>
      </w:r>
      <w:proofErr w:type="spellEnd"/>
      <w:r>
        <w:t xml:space="preserve"> should comment on this</w:t>
      </w:r>
    </w:p>
  </w:comment>
  <w:comment w:id="68" w:author="Helmholz,  Heike" w:date="2021-03-08T10:25:00Z" w:initials="HH">
    <w:p w14:paraId="1FEE90DE" w14:textId="0EAAE47F" w:rsidR="003A0663" w:rsidRDefault="003A0663">
      <w:pPr>
        <w:pStyle w:val="CommentText"/>
      </w:pPr>
      <w:r>
        <w:rPr>
          <w:rStyle w:val="CommentReference"/>
        </w:rPr>
        <w:annotationRef/>
      </w:r>
      <w:r>
        <w:t xml:space="preserve">no – if you want you can read the reference – explanation is not necessary. </w:t>
      </w:r>
    </w:p>
  </w:comment>
  <w:comment w:id="83" w:author="Helmholz,  Heike" w:date="2021-03-08T20:14:00Z" w:initials="HH">
    <w:p w14:paraId="6BBE17EE" w14:textId="0035AD6E" w:rsidR="003A0663" w:rsidRDefault="003A0663">
      <w:pPr>
        <w:pStyle w:val="CommentText"/>
      </w:pPr>
      <w:r>
        <w:rPr>
          <w:rStyle w:val="CommentReference"/>
        </w:rPr>
        <w:annotationRef/>
      </w:r>
      <w:r>
        <w:t>the legend is already long but an explanation of the x-axis element abbreviations would be nice</w:t>
      </w:r>
    </w:p>
  </w:comment>
  <w:comment w:id="85" w:author="Zeller-Plumhoff, Berit" w:date="2021-02-24T12:50:00Z" w:initials="ZB">
    <w:p w14:paraId="08297BE8" w14:textId="056BB0E7" w:rsidR="003A0663" w:rsidRDefault="003A0663">
      <w:pPr>
        <w:pStyle w:val="CommentText"/>
      </w:pPr>
      <w:r>
        <w:rPr>
          <w:rStyle w:val="CommentReference"/>
        </w:rPr>
        <w:annotationRef/>
      </w:r>
      <w:r>
        <w:t>These are the same for all calibrations? If now, the comparison would be difficult, wouldn’t it?</w:t>
      </w:r>
    </w:p>
  </w:comment>
  <w:comment w:id="86" w:author="Jalil Nourisa" w:date="2021-02-26T15:14:00Z" w:initials="JN">
    <w:p w14:paraId="6E8B40EA" w14:textId="0D8AE6DF" w:rsidR="003A0663" w:rsidRDefault="003A0663">
      <w:pPr>
        <w:pStyle w:val="CommentText"/>
      </w:pPr>
      <w:r>
        <w:rPr>
          <w:rStyle w:val="CommentReference"/>
        </w:rPr>
        <w:annotationRef/>
      </w:r>
      <w:r>
        <w:t>Priors are the same</w:t>
      </w:r>
    </w:p>
  </w:comment>
  <w:comment w:id="88" w:author="Zeller-Plumhoff, Berit" w:date="2021-02-25T10:11:00Z" w:initials="ZB">
    <w:p w14:paraId="39A521E7" w14:textId="233A1DB3" w:rsidR="003A0663" w:rsidRDefault="003A0663">
      <w:pPr>
        <w:pStyle w:val="CommentText"/>
      </w:pPr>
      <w:r>
        <w:rPr>
          <w:rStyle w:val="CommentReference"/>
        </w:rPr>
        <w:annotationRef/>
      </w:r>
      <w:r>
        <w:t>Why are you stating this only for 2 out of 4 cases? Because you think C1 and C3 didn’t really get much better?</w:t>
      </w:r>
    </w:p>
  </w:comment>
  <w:comment w:id="89" w:author="Jalil Nourisa" w:date="2021-02-26T15:39:00Z" w:initials="JN">
    <w:p w14:paraId="1DB03DD9" w14:textId="7FA07320" w:rsidR="003A0663" w:rsidRDefault="003A0663">
      <w:pPr>
        <w:pStyle w:val="CommentText"/>
      </w:pPr>
      <w:r>
        <w:rPr>
          <w:rStyle w:val="CommentReference"/>
        </w:rPr>
        <w:annotationRef/>
      </w:r>
      <w:r>
        <w:t>The other two are in total 5 iterations!</w:t>
      </w:r>
    </w:p>
  </w:comment>
  <w:comment w:id="104" w:author="Helmholz,  Heike" w:date="2021-03-08T20:35:00Z" w:initials="HH">
    <w:p w14:paraId="1E41E77D" w14:textId="3E2CB973" w:rsidR="003A0663" w:rsidRDefault="003A0663">
      <w:pPr>
        <w:pStyle w:val="CommentText"/>
      </w:pPr>
      <w:r>
        <w:rPr>
          <w:rStyle w:val="CommentReference"/>
        </w:rPr>
        <w:annotationRef/>
      </w:r>
      <w:r>
        <w:t xml:space="preserve">the unit of ALP activity is really strange – could you transfer Unit/L into U/mL </w:t>
      </w:r>
      <w:proofErr w:type="spellStart"/>
      <w:r>
        <w:t>and than</w:t>
      </w:r>
      <w:proofErr w:type="spellEnd"/>
      <w:r>
        <w:t xml:space="preserve"> calculate U/</w:t>
      </w:r>
      <w:proofErr w:type="spellStart"/>
      <w:proofErr w:type="gramStart"/>
      <w:r>
        <w:t>ngDNA</w:t>
      </w:r>
      <w:proofErr w:type="spellEnd"/>
      <w:r>
        <w:t xml:space="preserve"> ?</w:t>
      </w:r>
      <w:proofErr w:type="gramEnd"/>
      <w:r>
        <w:t xml:space="preserve"> that would make sense from a biological point of view</w:t>
      </w:r>
    </w:p>
  </w:comment>
  <w:comment w:id="107" w:author="Zeller-Plumhoff, Berit" w:date="2021-02-25T10:23:00Z" w:initials="ZB">
    <w:p w14:paraId="15BAC9CB" w14:textId="6B8ACF6E" w:rsidR="003A0663" w:rsidRDefault="003A0663">
      <w:pPr>
        <w:pStyle w:val="CommentText"/>
      </w:pPr>
      <w:r>
        <w:rPr>
          <w:rStyle w:val="CommentReference"/>
        </w:rPr>
        <w:annotationRef/>
      </w:r>
      <w:r>
        <w:t>Although day 7 was worse in this case, wasn’t it?</w:t>
      </w:r>
    </w:p>
  </w:comment>
  <w:comment w:id="108" w:author="Jalil Nourisa" w:date="2021-02-28T17:15:00Z" w:initials="JN">
    <w:p w14:paraId="7206B204" w14:textId="7386C4E5" w:rsidR="003A0663" w:rsidRDefault="003A0663">
      <w:pPr>
        <w:pStyle w:val="CommentText"/>
      </w:pPr>
      <w:r>
        <w:rPr>
          <w:rStyle w:val="CommentReference"/>
        </w:rPr>
        <w:annotationRef/>
      </w:r>
      <w:r>
        <w:t>The control improved and Mg 5mM declined</w:t>
      </w:r>
    </w:p>
  </w:comment>
  <w:comment w:id="110" w:author="Helmholz,  Heike" w:date="2021-03-08T20:42:00Z" w:initials="HH">
    <w:p w14:paraId="036D0AF5" w14:textId="2C8989DE" w:rsidR="003A0663" w:rsidRDefault="003A0663">
      <w:pPr>
        <w:pStyle w:val="CommentText"/>
      </w:pPr>
      <w:r>
        <w:rPr>
          <w:rStyle w:val="CommentReference"/>
        </w:rPr>
        <w:annotationRef/>
      </w:r>
      <w:proofErr w:type="gramStart"/>
      <w:r>
        <w:t>again</w:t>
      </w:r>
      <w:proofErr w:type="gramEnd"/>
      <w:r>
        <w:t xml:space="preserve"> the concentrations are unusual – I suggest ng/ng DNA </w:t>
      </w:r>
    </w:p>
    <w:p w14:paraId="337AE0A4" w14:textId="2A56F4AB" w:rsidR="003A0663" w:rsidRDefault="003A0663">
      <w:pPr>
        <w:pStyle w:val="CommentText"/>
      </w:pPr>
      <w:r>
        <w:t xml:space="preserve">could you please use TGF beta with the </w:t>
      </w:r>
      <w:proofErr w:type="spellStart"/>
      <w:r>
        <w:t>greek</w:t>
      </w:r>
      <w:proofErr w:type="spellEnd"/>
      <w:r>
        <w:t xml:space="preserve"> symbol in the </w:t>
      </w:r>
      <w:proofErr w:type="gramStart"/>
      <w:r>
        <w:t>diagram</w:t>
      </w:r>
      <w:proofErr w:type="gramEnd"/>
    </w:p>
  </w:comment>
  <w:comment w:id="116" w:author="Helmholz,  Heike" w:date="2021-03-08T20:46:00Z" w:initials="HH">
    <w:p w14:paraId="2711CFF8" w14:textId="13EA3F53" w:rsidR="003A0663" w:rsidRDefault="003A0663">
      <w:pPr>
        <w:pStyle w:val="CommentText"/>
      </w:pPr>
      <w:r>
        <w:rPr>
          <w:rStyle w:val="CommentReference"/>
        </w:rPr>
        <w:annotationRef/>
      </w:r>
      <w:r>
        <w:t>I know that my English is not perfect but this sounds strange</w:t>
      </w:r>
    </w:p>
  </w:comment>
  <w:comment w:id="120" w:author="Helmholz,  Heike" w:date="2021-03-08T20:50:00Z" w:initials="HH">
    <w:p w14:paraId="7EDCDE81" w14:textId="4FF48343" w:rsidR="003A0663" w:rsidRDefault="003A0663">
      <w:pPr>
        <w:pStyle w:val="CommentText"/>
      </w:pPr>
      <w:r>
        <w:rPr>
          <w:rStyle w:val="CommentReference"/>
        </w:rPr>
        <w:annotationRef/>
      </w:r>
      <w:r>
        <w:t xml:space="preserve">is it possible to check with C1+C3 instead of C1-3? </w:t>
      </w:r>
      <w:proofErr w:type="spellStart"/>
      <w:r>
        <w:t>Becaue</w:t>
      </w:r>
      <w:proofErr w:type="spellEnd"/>
      <w:r>
        <w:t xml:space="preserve"> these studies are closer from the purpose and conditions I guess </w:t>
      </w:r>
      <w:proofErr w:type="spellStart"/>
      <w:r>
        <w:t>calibaration</w:t>
      </w:r>
      <w:proofErr w:type="spellEnd"/>
      <w:r>
        <w:t xml:space="preserve"> </w:t>
      </w:r>
      <w:proofErr w:type="spellStart"/>
      <w:r>
        <w:t>eith</w:t>
      </w:r>
      <w:proofErr w:type="spellEnd"/>
      <w:r>
        <w:t xml:space="preserve"> a combination of these two might be helpful? </w:t>
      </w:r>
    </w:p>
  </w:comment>
  <w:comment w:id="125" w:author="Helmholz,  Heike" w:date="2021-03-09T06:59:00Z" w:initials="HH">
    <w:p w14:paraId="71B28760" w14:textId="216B5434" w:rsidR="003A0663" w:rsidRDefault="003A0663">
      <w:pPr>
        <w:pStyle w:val="CommentText"/>
      </w:pPr>
      <w:r>
        <w:rPr>
          <w:rStyle w:val="CommentReference"/>
        </w:rPr>
        <w:annotationRef/>
      </w:r>
      <w:r>
        <w:t xml:space="preserve">it has to be specified which cells, because I guess it will be different when using other cell </w:t>
      </w:r>
      <w:proofErr w:type="spellStart"/>
      <w:r>
        <w:t>typs</w:t>
      </w:r>
      <w:proofErr w:type="spellEnd"/>
      <w:r>
        <w:t xml:space="preserve"> </w:t>
      </w:r>
      <w:proofErr w:type="spellStart"/>
      <w:r>
        <w:t>e.g</w:t>
      </w:r>
      <w:proofErr w:type="spellEnd"/>
      <w:r>
        <w:t xml:space="preserve"> OB like cell lines</w:t>
      </w:r>
    </w:p>
  </w:comment>
  <w:comment w:id="128" w:author="Jalil Nourisa" w:date="2021-03-01T22:51:00Z" w:initials="JN">
    <w:p w14:paraId="097D8D49" w14:textId="38EBFE47" w:rsidR="003A0663" w:rsidRDefault="003A0663">
      <w:pPr>
        <w:pStyle w:val="CommentText"/>
      </w:pPr>
      <w:r>
        <w:rPr>
          <w:rStyle w:val="CommentReference"/>
        </w:rPr>
        <w:annotationRef/>
      </w:r>
      <w:r>
        <w:t>Heike/</w:t>
      </w:r>
      <w:proofErr w:type="spellStart"/>
      <w:r>
        <w:t>bere</w:t>
      </w:r>
      <w:proofErr w:type="spellEnd"/>
      <w:r>
        <w:t xml:space="preserve"> pls a ref</w:t>
      </w:r>
    </w:p>
  </w:comment>
  <w:comment w:id="129" w:author="Helmholz,  Heike" w:date="2021-03-09T07:22:00Z" w:initials="HH">
    <w:p w14:paraId="5B879FBB" w14:textId="72406663" w:rsidR="003A0663" w:rsidRDefault="003A0663">
      <w:pPr>
        <w:pStyle w:val="CommentText"/>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DOI: </w:t>
      </w:r>
      <w:r w:rsidRPr="007B21B1">
        <w:rPr>
          <w:rFonts w:ascii="Segoe UI" w:hAnsi="Segoe UI" w:cs="Segoe UI"/>
          <w:sz w:val="18"/>
          <w:szCs w:val="18"/>
          <w:lang w:val="en-US"/>
        </w:rPr>
        <w:t>10.1634/stemcells.2006-0709</w:t>
      </w:r>
    </w:p>
    <w:p w14:paraId="2BA4DCAD" w14:textId="65234995" w:rsidR="003A0663" w:rsidRDefault="003A0663">
      <w:pPr>
        <w:pStyle w:val="CommentText"/>
        <w:rPr>
          <w:rFonts w:ascii="Segoe UI" w:hAnsi="Segoe UI" w:cs="Segoe UI"/>
          <w:sz w:val="18"/>
          <w:szCs w:val="18"/>
          <w:lang w:val="en-US"/>
        </w:rPr>
      </w:pPr>
      <w:r>
        <w:rPr>
          <w:rFonts w:ascii="Segoe UI" w:hAnsi="Segoe UI" w:cs="Segoe UI"/>
          <w:sz w:val="18"/>
          <w:szCs w:val="18"/>
          <w:lang w:val="en-US"/>
        </w:rPr>
        <w:t>here 3 different donors were used but the results were combined. this is also a reference for no contact inhibition by HUCPVs</w:t>
      </w:r>
    </w:p>
    <w:p w14:paraId="15CAB777" w14:textId="1E843E3F" w:rsidR="003A0663" w:rsidRPr="007B21B1" w:rsidRDefault="003A0663">
      <w:pPr>
        <w:pStyle w:val="CommentText"/>
        <w:rPr>
          <w:lang w:val="en-US"/>
        </w:rPr>
      </w:pPr>
      <w:r>
        <w:rPr>
          <w:rFonts w:ascii="Segoe UI" w:hAnsi="Segoe UI" w:cs="Segoe UI"/>
          <w:sz w:val="18"/>
          <w:szCs w:val="18"/>
          <w:lang w:val="en-US"/>
        </w:rPr>
        <w:t>I just saw that you already used this (Baksh)</w:t>
      </w:r>
    </w:p>
  </w:comment>
  <w:comment w:id="130" w:author="Helmholz,  Heike" w:date="2021-03-09T07:27:00Z" w:initials="HH">
    <w:p w14:paraId="6092C827" w14:textId="794DD34C" w:rsidR="003A0663" w:rsidRPr="00507657" w:rsidRDefault="003A0663">
      <w:pPr>
        <w:pStyle w:val="CommentText"/>
        <w:rPr>
          <w:rFonts w:ascii="Segoe UI" w:hAnsi="Segoe UI" w:cs="Segoe UI"/>
          <w:sz w:val="18"/>
          <w:szCs w:val="18"/>
          <w:lang w:val="en-US"/>
        </w:rPr>
      </w:pPr>
      <w:r>
        <w:rPr>
          <w:rStyle w:val="CommentReference"/>
        </w:rPr>
        <w:annotationRef/>
      </w:r>
      <w:r w:rsidRPr="00507657">
        <w:rPr>
          <w:rFonts w:ascii="Segoe UI" w:hAnsi="Segoe UI" w:cs="Segoe UI"/>
          <w:sz w:val="18"/>
          <w:szCs w:val="18"/>
          <w:lang w:val="en-US"/>
        </w:rPr>
        <w:t>DOI: 10.1111/j.1469-7580.2009.01065.x</w:t>
      </w:r>
    </w:p>
    <w:p w14:paraId="39AFFC93" w14:textId="7B385618" w:rsidR="003A0663" w:rsidRPr="00507657" w:rsidRDefault="003A0663">
      <w:pPr>
        <w:pStyle w:val="CommentText"/>
        <w:rPr>
          <w:lang w:val="en-US"/>
        </w:rPr>
      </w:pPr>
      <w:r w:rsidRPr="00507657">
        <w:rPr>
          <w:rFonts w:ascii="Segoe UI" w:hAnsi="Segoe UI" w:cs="Segoe UI"/>
          <w:sz w:val="18"/>
          <w:szCs w:val="18"/>
          <w:lang w:val="en-US"/>
        </w:rPr>
        <w:t xml:space="preserve">three different </w:t>
      </w:r>
      <w:proofErr w:type="gramStart"/>
      <w:r w:rsidRPr="00507657">
        <w:rPr>
          <w:rFonts w:ascii="Segoe UI" w:hAnsi="Segoe UI" w:cs="Segoe UI"/>
          <w:sz w:val="18"/>
          <w:szCs w:val="18"/>
          <w:lang w:val="en-US"/>
        </w:rPr>
        <w:t>donor</w:t>
      </w:r>
      <w:proofErr w:type="gramEnd"/>
      <w:r w:rsidRPr="00507657">
        <w:rPr>
          <w:rFonts w:ascii="Segoe UI" w:hAnsi="Segoe UI" w:cs="Segoe UI"/>
          <w:sz w:val="18"/>
          <w:szCs w:val="18"/>
          <w:lang w:val="en-US"/>
        </w:rPr>
        <w:t xml:space="preserve"> </w:t>
      </w:r>
      <w:r>
        <w:rPr>
          <w:rFonts w:ascii="Segoe UI" w:hAnsi="Segoe UI" w:cs="Segoe UI"/>
          <w:sz w:val="18"/>
          <w:szCs w:val="18"/>
          <w:lang w:val="en-US"/>
        </w:rPr>
        <w:t xml:space="preserve">of MSC </w:t>
      </w:r>
      <w:r w:rsidRPr="00507657">
        <w:rPr>
          <w:rFonts w:ascii="Segoe UI" w:hAnsi="Segoe UI" w:cs="Segoe UI"/>
          <w:sz w:val="18"/>
          <w:szCs w:val="18"/>
          <w:lang w:val="en-US"/>
        </w:rPr>
        <w:t xml:space="preserve">were analyzed but the source of cells is not clear </w:t>
      </w:r>
      <w:r>
        <w:rPr>
          <w:rFonts w:ascii="Segoe UI" w:hAnsi="Segoe UI" w:cs="Segoe UI"/>
          <w:sz w:val="18"/>
          <w:szCs w:val="18"/>
          <w:lang w:val="en-US"/>
        </w:rPr>
        <w:t>(company)</w:t>
      </w:r>
    </w:p>
  </w:comment>
  <w:comment w:id="131" w:author="Zeller-Plumhoff, Berit" w:date="2021-02-25T14:39:00Z" w:initials="ZB">
    <w:p w14:paraId="09F60ADE" w14:textId="3DEFB56F" w:rsidR="003A0663" w:rsidRDefault="003A0663">
      <w:pPr>
        <w:pStyle w:val="CommentText"/>
      </w:pPr>
      <w:r>
        <w:rPr>
          <w:rStyle w:val="CommentReference"/>
        </w:rPr>
        <w:annotationRef/>
      </w:r>
      <w:r>
        <w:t xml:space="preserve">Could you explain why that may be the case? Maybe </w:t>
      </w:r>
      <w:proofErr w:type="spellStart"/>
      <w:r>
        <w:t>Berengere</w:t>
      </w:r>
      <w:proofErr w:type="spellEnd"/>
      <w:r>
        <w:t xml:space="preserve"> or Heike could say?</w:t>
      </w:r>
    </w:p>
  </w:comment>
  <w:comment w:id="132" w:author="Jalil Nourisa" w:date="2021-02-28T18:14:00Z" w:initials="JN">
    <w:p w14:paraId="6D36CE87" w14:textId="3F5CF8D4" w:rsidR="003A0663" w:rsidRDefault="003A0663">
      <w:pPr>
        <w:pStyle w:val="CommentText"/>
      </w:pPr>
      <w:r>
        <w:rPr>
          <w:rStyle w:val="CommentReference"/>
        </w:rPr>
        <w:annotationRef/>
      </w:r>
      <w:proofErr w:type="spellStart"/>
      <w:r>
        <w:t>Bere</w:t>
      </w:r>
      <w:proofErr w:type="spellEnd"/>
      <w:r>
        <w:t xml:space="preserve"> and </w:t>
      </w:r>
      <w:proofErr w:type="spellStart"/>
      <w:r>
        <w:t>heike</w:t>
      </w:r>
      <w:proofErr w:type="spellEnd"/>
      <w:r>
        <w:t>, can you comment on this maybe?</w:t>
      </w:r>
    </w:p>
  </w:comment>
  <w:comment w:id="133" w:author="Helmholz,  Heike" w:date="2021-03-09T07:31:00Z" w:initials="HH">
    <w:p w14:paraId="17D03DBF" w14:textId="05D9E906" w:rsidR="003A0663" w:rsidRDefault="003A0663">
      <w:pPr>
        <w:pStyle w:val="CommentText"/>
      </w:pPr>
      <w:r>
        <w:rPr>
          <w:rStyle w:val="CommentReference"/>
        </w:rPr>
        <w:annotationRef/>
      </w:r>
      <w:r>
        <w:t xml:space="preserve">there might be two options – donor dependency meaning that the cells are simply more sensitive or differences in the extract. Do all studies use pure Mg extracts or is there one with salts? The extracts can be aged and when they are to old (month) while usage Mg ions can be lost due to sticking a the vial walls or protein binding in the extracts – the amount of bioavailable Mg might be different. </w:t>
      </w:r>
    </w:p>
  </w:comment>
  <w:comment w:id="134" w:author="Helmholz,  Heike" w:date="2021-03-09T07:42:00Z" w:initials="HH">
    <w:p w14:paraId="2C5E82AD" w14:textId="77777777" w:rsidR="003A0663" w:rsidRDefault="003A0663">
      <w:pPr>
        <w:pStyle w:val="CommentText"/>
      </w:pPr>
      <w:r>
        <w:rPr>
          <w:rStyle w:val="CommentReference"/>
        </w:rPr>
        <w:annotationRef/>
      </w:r>
      <w:r>
        <w:t>perhaps the density should be more considered and there is an adaptation phase. cells need at least 4h to settle and adhere. dead cells or damaged cell are not able to attach and therefore there is a higher mortality rate measured at the first day- after changing the medium and removing all old cells the viable are not disturbed anymore by chemical signals</w:t>
      </w:r>
    </w:p>
    <w:p w14:paraId="3DAEE282" w14:textId="76F6747C" w:rsidR="003A0663" w:rsidRDefault="003A0663">
      <w:pPr>
        <w:pStyle w:val="CommentText"/>
      </w:pPr>
      <w:r>
        <w:t xml:space="preserve"> of dying or dead cells. </w:t>
      </w:r>
    </w:p>
    <w:p w14:paraId="67DFA744" w14:textId="4438180B" w:rsidR="003A0663" w:rsidRDefault="003A0663">
      <w:pPr>
        <w:pStyle w:val="CommentText"/>
      </w:pPr>
      <w:r>
        <w:t>However, it did not thought that this has a strong impact but may be it is more than expected</w:t>
      </w:r>
    </w:p>
  </w:comment>
  <w:comment w:id="135" w:author="Zeller-Plumhoff, Berit" w:date="2021-02-25T16:43:00Z" w:initials="ZB">
    <w:p w14:paraId="0FD983C7" w14:textId="3F658777" w:rsidR="003A0663" w:rsidRDefault="003A0663">
      <w:pPr>
        <w:pStyle w:val="CommentText"/>
      </w:pPr>
      <w:r>
        <w:rPr>
          <w:rStyle w:val="CommentReference"/>
        </w:rPr>
        <w:annotationRef/>
      </w:r>
      <w:r>
        <w:t>Couldn’t you have changed this dependency, after looking at the data?</w:t>
      </w:r>
    </w:p>
  </w:comment>
  <w:comment w:id="136" w:author="Jalil Nourisa" w:date="2021-02-28T20:25:00Z" w:initials="JN">
    <w:p w14:paraId="10E2E2FF" w14:textId="7092939C" w:rsidR="003A0663" w:rsidRDefault="003A0663">
      <w:pPr>
        <w:pStyle w:val="CommentText"/>
      </w:pPr>
      <w:r>
        <w:rPr>
          <w:rStyle w:val="CommentReference"/>
        </w:rPr>
        <w:annotationRef/>
      </w:r>
      <w:r>
        <w:rPr>
          <w:rStyle w:val="CommentReference"/>
        </w:rPr>
        <w:t xml:space="preserve">In the formulation, I used what is already known in the literature. This observation is not, based on what I know. The formulation can be adjusted to improve the accuracy but is not quite clear that this is actually the case or just error in the measurement </w:t>
      </w:r>
    </w:p>
  </w:comment>
  <w:comment w:id="138" w:author="Jalil Nourisa" w:date="2021-02-21T21:27:00Z" w:initials="JN">
    <w:p w14:paraId="1F8F196B" w14:textId="7EAA19EB" w:rsidR="003A0663" w:rsidRDefault="003A0663">
      <w:pPr>
        <w:pStyle w:val="CommentText"/>
      </w:pPr>
      <w:r>
        <w:rPr>
          <w:rStyle w:val="CommentReference"/>
        </w:rPr>
        <w:annotationRef/>
      </w:r>
      <w:r>
        <w:t>If the discussion is too lengthy, this can be omitted from here and presented in a another work</w:t>
      </w:r>
    </w:p>
  </w:comment>
  <w:comment w:id="139" w:author="Zeller-Plumhoff, Berit" w:date="2021-02-25T16:47:00Z" w:initials="ZB">
    <w:p w14:paraId="07D2ABDA" w14:textId="0AF47459" w:rsidR="003A0663" w:rsidRDefault="003A0663">
      <w:pPr>
        <w:pStyle w:val="CommentText"/>
      </w:pPr>
      <w:r>
        <w:rPr>
          <w:rStyle w:val="CommentReference"/>
        </w:rPr>
        <w:annotationRef/>
      </w:r>
      <w:r>
        <w:t>Yes, I think this discussion should go. You want to submit to a bio/biomaterials journal and not a technical one anyways</w:t>
      </w:r>
    </w:p>
  </w:comment>
  <w:comment w:id="140" w:author="Jalil Nourisa" w:date="2021-03-02T13:58:00Z" w:initials="JN">
    <w:p w14:paraId="0E588F8E" w14:textId="34C5D086" w:rsidR="003A0663" w:rsidRDefault="003A0663">
      <w:pPr>
        <w:pStyle w:val="CommentText"/>
      </w:pPr>
      <w:r>
        <w:rPr>
          <w:rStyle w:val="CommentReference"/>
        </w:rPr>
        <w:annotationRef/>
      </w:r>
      <w:r>
        <w:t xml:space="preserve">Not sure about the destination yet. So </w:t>
      </w:r>
      <w:proofErr w:type="spellStart"/>
      <w:r>
        <w:t>i</w:t>
      </w:r>
      <w:proofErr w:type="spellEnd"/>
      <w:r>
        <w:t xml:space="preserve"> have left it there for now</w:t>
      </w:r>
    </w:p>
  </w:comment>
  <w:comment w:id="141" w:author="Helmholz,  Heike" w:date="2021-03-09T08:11:00Z" w:initials="HH">
    <w:p w14:paraId="05A35545" w14:textId="45211752" w:rsidR="003A0663" w:rsidRDefault="003A0663">
      <w:pPr>
        <w:pStyle w:val="CommentText"/>
      </w:pPr>
      <w:r>
        <w:rPr>
          <w:rStyle w:val="CommentReference"/>
        </w:rPr>
        <w:annotationRef/>
      </w:r>
      <w:r>
        <w:t xml:space="preserve">A biological system has a lot of interactions and influencing factors that’s a fact – </w:t>
      </w:r>
      <w:proofErr w:type="spellStart"/>
      <w:r>
        <w:t>its</w:t>
      </w:r>
      <w:proofErr w:type="spellEnd"/>
      <w:r>
        <w:t xml:space="preserve"> not only a matter of knowledge but also the nature/characteristic of the target</w:t>
      </w:r>
    </w:p>
  </w:comment>
  <w:comment w:id="142" w:author="Helmholz,  Heike" w:date="2021-03-09T08:16:00Z" w:initials="HH">
    <w:p w14:paraId="60245CAA" w14:textId="5A092012" w:rsidR="003A0663" w:rsidRDefault="003A0663">
      <w:pPr>
        <w:pStyle w:val="CommentText"/>
      </w:pPr>
      <w:r>
        <w:rPr>
          <w:rStyle w:val="CommentReference"/>
        </w:rPr>
        <w:annotationRef/>
      </w:r>
      <w:r>
        <w:t xml:space="preserve">please define insufficient in the context. The empirical data were sufficient to answer the original objectives of the experiments they were planned for. </w:t>
      </w:r>
    </w:p>
  </w:comment>
  <w:comment w:id="147" w:author="Jalil Nourisa" w:date="2021-03-01T11:34:00Z" w:initials="JN">
    <w:p w14:paraId="28086003" w14:textId="00025DD3" w:rsidR="003A0663" w:rsidRDefault="003A0663">
      <w:pPr>
        <w:pStyle w:val="CommentText"/>
      </w:pPr>
      <w:r>
        <w:rPr>
          <w:rStyle w:val="CommentReference"/>
        </w:rPr>
        <w:annotationRef/>
      </w:r>
      <w:r>
        <w:t xml:space="preserve">Ref to </w:t>
      </w:r>
      <w:proofErr w:type="spellStart"/>
      <w:r>
        <w:t>fuzzyABM</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51F97A3" w15:done="0"/>
  <w15:commentEx w15:paraId="5D96A589" w15:done="0"/>
  <w15:commentEx w15:paraId="0AFF6BD2" w15:done="0"/>
  <w15:commentEx w15:paraId="7DBACC1D" w15:done="0"/>
  <w15:commentEx w15:paraId="1D930474" w15:done="0"/>
  <w15:commentEx w15:paraId="1DCC5928" w15:done="0"/>
  <w15:commentEx w15:paraId="05F1DEC6" w15:paraIdParent="1DCC5928" w15:done="0"/>
  <w15:commentEx w15:paraId="38B3B068" w15:done="0"/>
  <w15:commentEx w15:paraId="410B50A2" w15:paraIdParent="38B3B068" w15:done="0"/>
  <w15:commentEx w15:paraId="7D359084" w15:done="0"/>
  <w15:commentEx w15:paraId="4547A0B6" w15:paraIdParent="7D359084" w15:done="0"/>
  <w15:commentEx w15:paraId="1A4A82E1" w15:done="0"/>
  <w15:commentEx w15:paraId="148CF36B" w15:paraIdParent="1A4A82E1" w15:done="0"/>
  <w15:commentEx w15:paraId="030E34D8" w15:done="0"/>
  <w15:commentEx w15:paraId="0576A1DC" w15:paraIdParent="030E34D8" w15:done="0"/>
  <w15:commentEx w15:paraId="6FCBC89F" w15:done="0"/>
  <w15:commentEx w15:paraId="46BA28B1" w15:paraIdParent="6FCBC89F" w15:done="0"/>
  <w15:commentEx w15:paraId="75090552" w15:done="0"/>
  <w15:commentEx w15:paraId="566811F1" w15:paraIdParent="75090552" w15:done="0"/>
  <w15:commentEx w15:paraId="2F0C3E8F" w15:done="0"/>
  <w15:commentEx w15:paraId="3C960152" w15:paraIdParent="2F0C3E8F" w15:done="0"/>
  <w15:commentEx w15:paraId="1FEE90DE" w15:paraIdParent="2F0C3E8F" w15:done="0"/>
  <w15:commentEx w15:paraId="6BBE17EE" w15:done="0"/>
  <w15:commentEx w15:paraId="08297BE8" w15:done="0"/>
  <w15:commentEx w15:paraId="6E8B40EA" w15:paraIdParent="08297BE8" w15:done="0"/>
  <w15:commentEx w15:paraId="39A521E7" w15:done="0"/>
  <w15:commentEx w15:paraId="1DB03DD9" w15:paraIdParent="39A521E7" w15:done="0"/>
  <w15:commentEx w15:paraId="1E41E77D" w15:done="0"/>
  <w15:commentEx w15:paraId="15BAC9CB" w15:done="0"/>
  <w15:commentEx w15:paraId="7206B204" w15:paraIdParent="15BAC9CB" w15:done="0"/>
  <w15:commentEx w15:paraId="337AE0A4" w15:done="0"/>
  <w15:commentEx w15:paraId="2711CFF8" w15:done="0"/>
  <w15:commentEx w15:paraId="7EDCDE81" w15:done="0"/>
  <w15:commentEx w15:paraId="71B28760" w15:done="0"/>
  <w15:commentEx w15:paraId="097D8D49" w15:done="0"/>
  <w15:commentEx w15:paraId="15CAB777" w15:paraIdParent="097D8D49" w15:done="0"/>
  <w15:commentEx w15:paraId="39AFFC93" w15:paraIdParent="097D8D49" w15:done="0"/>
  <w15:commentEx w15:paraId="09F60ADE" w15:done="0"/>
  <w15:commentEx w15:paraId="6D36CE87" w15:paraIdParent="09F60ADE" w15:done="0"/>
  <w15:commentEx w15:paraId="17D03DBF" w15:paraIdParent="09F60ADE" w15:done="0"/>
  <w15:commentEx w15:paraId="67DFA744" w15:done="0"/>
  <w15:commentEx w15:paraId="0FD983C7" w15:done="0"/>
  <w15:commentEx w15:paraId="10E2E2FF" w15:paraIdParent="0FD983C7" w15:done="0"/>
  <w15:commentEx w15:paraId="1F8F196B" w15:done="0"/>
  <w15:commentEx w15:paraId="07D2ABDA" w15:paraIdParent="1F8F196B" w15:done="0"/>
  <w15:commentEx w15:paraId="0E588F8E" w15:paraIdParent="1F8F196B" w15:done="0"/>
  <w15:commentEx w15:paraId="05A35545" w15:done="0"/>
  <w15:commentEx w15:paraId="60245CAA" w15:done="0"/>
  <w15:commentEx w15:paraId="280860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33223" w16cex:dateUtc="2021-03-10T11:55:00Z"/>
  <w16cex:commentExtensible w16cex:durableId="23E34BF8" w16cex:dateUtc="2021-02-26T10:29:00Z"/>
  <w16cex:commentExtensible w16cex:durableId="23F33280" w16cex:dateUtc="2021-03-10T11:56:00Z"/>
  <w16cex:commentExtensible w16cex:durableId="23F330B0" w16cex:dateUtc="2021-03-10T11:49:00Z"/>
  <w16cex:commentExtensible w16cex:durableId="23F33023" w16cex:dateUtc="2021-03-10T11:46:00Z"/>
  <w16cex:commentExtensible w16cex:durableId="23E36989" w16cex:dateUtc="2021-02-26T12:35:00Z"/>
  <w16cex:commentExtensible w16cex:durableId="23E36AEE" w16cex:dateUtc="2021-02-26T12:41:00Z"/>
  <w16cex:commentExtensible w16cex:durableId="23E36C08" w16cex:dateUtc="2021-02-26T12:46:00Z"/>
  <w16cex:commentExtensible w16cex:durableId="23E36DB4" w16cex:dateUtc="2021-02-26T12:53:00Z"/>
  <w16cex:commentExtensible w16cex:durableId="23E7EB90" w16cex:dateUtc="2021-03-01T22:39:00Z"/>
  <w16cex:commentExtensible w16cex:durableId="23E373F2" w16cex:dateUtc="2021-02-26T13:19:00Z"/>
  <w16cex:commentExtensible w16cex:durableId="23E7ED02" w16cex:dateUtc="2021-03-01T22:45:00Z"/>
  <w16cex:commentExtensible w16cex:durableId="23E38562" w16cex:dateUtc="2021-02-26T14:34:00Z"/>
  <w16cex:commentExtensible w16cex:durableId="23E38ED5" w16cex:dateUtc="2021-02-26T15:14:00Z"/>
  <w16cex:commentExtensible w16cex:durableId="23E394AC" w16cex:dateUtc="2021-02-26T15:39:00Z"/>
  <w16cex:commentExtensible w16cex:durableId="23E64E2F" w16cex:dateUtc="2021-02-28T17:15:00Z"/>
  <w16cex:commentExtensible w16cex:durableId="23E65C17" w16cex:dateUtc="2021-02-28T18:14:00Z"/>
  <w16cex:commentExtensible w16cex:durableId="23E67AC9" w16cex:dateUtc="2021-02-28T20:25:00Z"/>
  <w16cex:commentExtensible w16cex:durableId="23DD4EAA" w16cex:dateUtc="2021-02-21T21:27:00Z"/>
  <w16cex:commentExtensible w16cex:durableId="23E8C2EF" w16cex:dateUtc="2021-03-02T13:58:00Z"/>
  <w16cex:commentExtensible w16cex:durableId="23E74FC1" w16cex:dateUtc="2021-03-01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51F97A3" w16cid:durableId="23F33223"/>
  <w16cid:commentId w16cid:paraId="5D96A589" w16cid:durableId="23E34BF8"/>
  <w16cid:commentId w16cid:paraId="0AFF6BD2" w16cid:durableId="23F33280"/>
  <w16cid:commentId w16cid:paraId="7DBACC1D" w16cid:durableId="23F330B0"/>
  <w16cid:commentId w16cid:paraId="1D930474" w16cid:durableId="23F33023"/>
  <w16cid:commentId w16cid:paraId="1DCC5928" w16cid:durableId="23E0BEC7"/>
  <w16cid:commentId w16cid:paraId="05F1DEC6" w16cid:durableId="23E36989"/>
  <w16cid:commentId w16cid:paraId="38B3B068" w16cid:durableId="23E0BE33"/>
  <w16cid:commentId w16cid:paraId="410B50A2" w16cid:durableId="23E36AEE"/>
  <w16cid:commentId w16cid:paraId="7D359084" w16cid:durableId="23E0BE49"/>
  <w16cid:commentId w16cid:paraId="4547A0B6" w16cid:durableId="23E36C08"/>
  <w16cid:commentId w16cid:paraId="1A4A82E1" w16cid:durableId="23E0BF3A"/>
  <w16cid:commentId w16cid:paraId="148CF36B" w16cid:durableId="23E36DB4"/>
  <w16cid:commentId w16cid:paraId="030E34D8" w16cid:durableId="23E7EB90"/>
  <w16cid:commentId w16cid:paraId="0576A1DC" w16cid:durableId="23F3234D"/>
  <w16cid:commentId w16cid:paraId="6FCBC89F" w16cid:durableId="23E0C176"/>
  <w16cid:commentId w16cid:paraId="46BA28B1" w16cid:durableId="23E373F2"/>
  <w16cid:commentId w16cid:paraId="75090552" w16cid:durableId="23E7ED02"/>
  <w16cid:commentId w16cid:paraId="566811F1" w16cid:durableId="23F32351"/>
  <w16cid:commentId w16cid:paraId="2F0C3E8F" w16cid:durableId="23E0C70B"/>
  <w16cid:commentId w16cid:paraId="3C960152" w16cid:durableId="23E38562"/>
  <w16cid:commentId w16cid:paraId="1FEE90DE" w16cid:durableId="23F32356"/>
  <w16cid:commentId w16cid:paraId="6BBE17EE" w16cid:durableId="23F32358"/>
  <w16cid:commentId w16cid:paraId="08297BE8" w16cid:durableId="23E0CA08"/>
  <w16cid:commentId w16cid:paraId="6E8B40EA" w16cid:durableId="23E38ED5"/>
  <w16cid:commentId w16cid:paraId="39A521E7" w16cid:durableId="23E1F66B"/>
  <w16cid:commentId w16cid:paraId="1DB03DD9" w16cid:durableId="23E394AC"/>
  <w16cid:commentId w16cid:paraId="1E41E77D" w16cid:durableId="23F3235D"/>
  <w16cid:commentId w16cid:paraId="15BAC9CB" w16cid:durableId="23E1F90E"/>
  <w16cid:commentId w16cid:paraId="7206B204" w16cid:durableId="23E64E2F"/>
  <w16cid:commentId w16cid:paraId="337AE0A4" w16cid:durableId="23F32360"/>
  <w16cid:commentId w16cid:paraId="2711CFF8" w16cid:durableId="23F32361"/>
  <w16cid:commentId w16cid:paraId="7EDCDE81" w16cid:durableId="23F32362"/>
  <w16cid:commentId w16cid:paraId="71B28760" w16cid:durableId="23F32363"/>
  <w16cid:commentId w16cid:paraId="097D8D49" w16cid:durableId="23F32364"/>
  <w16cid:commentId w16cid:paraId="15CAB777" w16cid:durableId="23F32365"/>
  <w16cid:commentId w16cid:paraId="39AFFC93" w16cid:durableId="23F32366"/>
  <w16cid:commentId w16cid:paraId="09F60ADE" w16cid:durableId="23E2353D"/>
  <w16cid:commentId w16cid:paraId="6D36CE87" w16cid:durableId="23E65C17"/>
  <w16cid:commentId w16cid:paraId="17D03DBF" w16cid:durableId="23F32369"/>
  <w16cid:commentId w16cid:paraId="67DFA744" w16cid:durableId="23F3236A"/>
  <w16cid:commentId w16cid:paraId="0FD983C7" w16cid:durableId="23E25215"/>
  <w16cid:commentId w16cid:paraId="10E2E2FF" w16cid:durableId="23E67AC9"/>
  <w16cid:commentId w16cid:paraId="1F8F196B" w16cid:durableId="23DD4EAA"/>
  <w16cid:commentId w16cid:paraId="07D2ABDA" w16cid:durableId="23E2532F"/>
  <w16cid:commentId w16cid:paraId="0E588F8E" w16cid:durableId="23E8C2EF"/>
  <w16cid:commentId w16cid:paraId="05A35545" w16cid:durableId="23F32370"/>
  <w16cid:commentId w16cid:paraId="60245CAA" w16cid:durableId="23F32371"/>
  <w16cid:commentId w16cid:paraId="28086003" w16cid:durableId="23E74F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C9E1D0" w14:textId="77777777" w:rsidR="007B1BD6" w:rsidRDefault="007B1BD6" w:rsidP="00DC03F1">
      <w:r>
        <w:separator/>
      </w:r>
    </w:p>
  </w:endnote>
  <w:endnote w:type="continuationSeparator" w:id="0">
    <w:p w14:paraId="176095AD" w14:textId="77777777" w:rsidR="007B1BD6" w:rsidRDefault="007B1BD6" w:rsidP="00DC0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56837568"/>
      <w:docPartObj>
        <w:docPartGallery w:val="Page Numbers (Bottom of Page)"/>
        <w:docPartUnique/>
      </w:docPartObj>
    </w:sdtPr>
    <w:sdtContent>
      <w:p w14:paraId="2EB32CC0" w14:textId="68C4528A" w:rsidR="003A0663" w:rsidRDefault="003A0663" w:rsidP="00DA04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4D61F1" w14:textId="77777777" w:rsidR="003A0663" w:rsidRDefault="003A0663" w:rsidP="007E71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8112893"/>
      <w:docPartObj>
        <w:docPartGallery w:val="Page Numbers (Bottom of Page)"/>
        <w:docPartUnique/>
      </w:docPartObj>
    </w:sdtPr>
    <w:sdtContent>
      <w:p w14:paraId="498F6F74" w14:textId="4607FC1B" w:rsidR="003A0663" w:rsidRDefault="003A0663" w:rsidP="00DA04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3393D642" w14:textId="77777777" w:rsidR="003A0663" w:rsidRDefault="003A0663" w:rsidP="007E71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DC990E" w14:textId="77777777" w:rsidR="007B1BD6" w:rsidRDefault="007B1BD6" w:rsidP="00DC03F1">
      <w:r>
        <w:separator/>
      </w:r>
    </w:p>
  </w:footnote>
  <w:footnote w:type="continuationSeparator" w:id="0">
    <w:p w14:paraId="05BFB9CE" w14:textId="77777777" w:rsidR="007B1BD6" w:rsidRDefault="007B1BD6" w:rsidP="00DC03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00AF1"/>
    <w:multiLevelType w:val="hybridMultilevel"/>
    <w:tmpl w:val="2EAE2CBC"/>
    <w:lvl w:ilvl="0" w:tplc="84B6C37E">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 w15:restartNumberingAfterBreak="0">
    <w:nsid w:val="10931AE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A20268"/>
    <w:multiLevelType w:val="hybridMultilevel"/>
    <w:tmpl w:val="F710B1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BA63E6"/>
    <w:multiLevelType w:val="multilevel"/>
    <w:tmpl w:val="D4F08F5A"/>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684" w:hanging="504"/>
      </w:pPr>
      <w:rPr>
        <w:u w:val="none"/>
      </w:rPr>
    </w:lvl>
    <w:lvl w:ilvl="3">
      <w:start w:val="1"/>
      <w:numFmt w:val="decimal"/>
      <w:lvlText w:val="%1.%2.%3.%4."/>
      <w:lvlJc w:val="left"/>
      <w:pPr>
        <w:ind w:left="64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4" w15:restartNumberingAfterBreak="0">
    <w:nsid w:val="22042045"/>
    <w:multiLevelType w:val="multilevel"/>
    <w:tmpl w:val="4ADC5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4A2231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431A22"/>
    <w:multiLevelType w:val="multilevel"/>
    <w:tmpl w:val="C8F049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216F17"/>
    <w:multiLevelType w:val="multilevel"/>
    <w:tmpl w:val="EA348E2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E2D2EAE"/>
    <w:multiLevelType w:val="multilevel"/>
    <w:tmpl w:val="293EB3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E131C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507553A"/>
    <w:multiLevelType w:val="multilevel"/>
    <w:tmpl w:val="C8527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591208E"/>
    <w:multiLevelType w:val="multilevel"/>
    <w:tmpl w:val="B0D2F5E6"/>
    <w:lvl w:ilvl="0">
      <w:start w:val="1"/>
      <w:numFmt w:val="decimal"/>
      <w:pStyle w:val="Bsubappendix"/>
      <w:lvlText w:val="A.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1288"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C6F04CA"/>
    <w:multiLevelType w:val="hybridMultilevel"/>
    <w:tmpl w:val="768EA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BA1987"/>
    <w:multiLevelType w:val="multilevel"/>
    <w:tmpl w:val="E6E8E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8A560B"/>
    <w:multiLevelType w:val="multilevel"/>
    <w:tmpl w:val="5E3A75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3837F68"/>
    <w:multiLevelType w:val="hybridMultilevel"/>
    <w:tmpl w:val="26087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D00494"/>
    <w:multiLevelType w:val="multilevel"/>
    <w:tmpl w:val="AFB8C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E2D3D7D"/>
    <w:multiLevelType w:val="hybridMultilevel"/>
    <w:tmpl w:val="36E2E4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FBC014D"/>
    <w:multiLevelType w:val="hybridMultilevel"/>
    <w:tmpl w:val="36526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BF7F3B"/>
    <w:multiLevelType w:val="multilevel"/>
    <w:tmpl w:val="C14AB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CCC17EA"/>
    <w:multiLevelType w:val="hybridMultilevel"/>
    <w:tmpl w:val="4620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DB16D6E"/>
    <w:multiLevelType w:val="multilevel"/>
    <w:tmpl w:val="D30C28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E85300D"/>
    <w:multiLevelType w:val="multilevel"/>
    <w:tmpl w:val="AE7A0A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9"/>
  </w:num>
  <w:num w:numId="3">
    <w:abstractNumId w:val="13"/>
  </w:num>
  <w:num w:numId="4">
    <w:abstractNumId w:val="21"/>
  </w:num>
  <w:num w:numId="5">
    <w:abstractNumId w:val="8"/>
  </w:num>
  <w:num w:numId="6">
    <w:abstractNumId w:val="4"/>
  </w:num>
  <w:num w:numId="7">
    <w:abstractNumId w:val="10"/>
  </w:num>
  <w:num w:numId="8">
    <w:abstractNumId w:val="3"/>
  </w:num>
  <w:num w:numId="9">
    <w:abstractNumId w:val="16"/>
  </w:num>
  <w:num w:numId="10">
    <w:abstractNumId w:val="0"/>
  </w:num>
  <w:num w:numId="11">
    <w:abstractNumId w:val="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8"/>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6"/>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9"/>
  </w:num>
  <w:num w:numId="28">
    <w:abstractNumId w:val="7"/>
  </w:num>
  <w:num w:numId="29">
    <w:abstractNumId w:val="18"/>
  </w:num>
  <w:num w:numId="30">
    <w:abstractNumId w:val="12"/>
  </w:num>
  <w:num w:numId="31">
    <w:abstractNumId w:val="20"/>
  </w:num>
  <w:num w:numId="32">
    <w:abstractNumId w:val="15"/>
  </w:num>
  <w:num w:numId="33">
    <w:abstractNumId w:val="2"/>
  </w:num>
  <w:num w:numId="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lil Nourisa">
    <w15:presenceInfo w15:providerId="Windows Live" w15:userId="1a7b6cba31e1fe1b"/>
  </w15:person>
  <w15:person w15:author="Zeller-Plumhoff, Berit">
    <w15:presenceInfo w15:providerId="AD" w15:userId="S-1-5-21-3018955115-4118484798-3177128962-70355"/>
  </w15:person>
  <w15:person w15:author="Helmholz,  Heike">
    <w15:presenceInfo w15:providerId="None" w15:userId="Helmholz,  Hei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12B"/>
    <w:rsid w:val="000017D6"/>
    <w:rsid w:val="00001C0F"/>
    <w:rsid w:val="000020D4"/>
    <w:rsid w:val="00002234"/>
    <w:rsid w:val="00002BC3"/>
    <w:rsid w:val="00002D9B"/>
    <w:rsid w:val="0000556E"/>
    <w:rsid w:val="00005FCF"/>
    <w:rsid w:val="00006066"/>
    <w:rsid w:val="0000721F"/>
    <w:rsid w:val="000112AF"/>
    <w:rsid w:val="00011A0A"/>
    <w:rsid w:val="00011D41"/>
    <w:rsid w:val="0001476A"/>
    <w:rsid w:val="00014A28"/>
    <w:rsid w:val="00016275"/>
    <w:rsid w:val="0001768E"/>
    <w:rsid w:val="00017DEA"/>
    <w:rsid w:val="00020128"/>
    <w:rsid w:val="00020712"/>
    <w:rsid w:val="0002158C"/>
    <w:rsid w:val="0002379E"/>
    <w:rsid w:val="00023A84"/>
    <w:rsid w:val="00024205"/>
    <w:rsid w:val="00024B75"/>
    <w:rsid w:val="00025F35"/>
    <w:rsid w:val="000348EC"/>
    <w:rsid w:val="0003574A"/>
    <w:rsid w:val="0003595A"/>
    <w:rsid w:val="00035B92"/>
    <w:rsid w:val="00036B9C"/>
    <w:rsid w:val="00036EFD"/>
    <w:rsid w:val="00037799"/>
    <w:rsid w:val="00037DD8"/>
    <w:rsid w:val="000412B4"/>
    <w:rsid w:val="00041A5E"/>
    <w:rsid w:val="000462DA"/>
    <w:rsid w:val="00046C58"/>
    <w:rsid w:val="00047563"/>
    <w:rsid w:val="00047598"/>
    <w:rsid w:val="00051C00"/>
    <w:rsid w:val="00053044"/>
    <w:rsid w:val="00053FE3"/>
    <w:rsid w:val="000545E4"/>
    <w:rsid w:val="0005488D"/>
    <w:rsid w:val="0005541A"/>
    <w:rsid w:val="00055A65"/>
    <w:rsid w:val="00055A9C"/>
    <w:rsid w:val="00057353"/>
    <w:rsid w:val="00061719"/>
    <w:rsid w:val="00061EA7"/>
    <w:rsid w:val="00061EE2"/>
    <w:rsid w:val="000659B7"/>
    <w:rsid w:val="00065E8F"/>
    <w:rsid w:val="0006615B"/>
    <w:rsid w:val="00066366"/>
    <w:rsid w:val="000669F0"/>
    <w:rsid w:val="0006788B"/>
    <w:rsid w:val="00067AA8"/>
    <w:rsid w:val="0007206B"/>
    <w:rsid w:val="00073012"/>
    <w:rsid w:val="00074142"/>
    <w:rsid w:val="00074AEF"/>
    <w:rsid w:val="00074BB4"/>
    <w:rsid w:val="000750E7"/>
    <w:rsid w:val="00080882"/>
    <w:rsid w:val="000826F4"/>
    <w:rsid w:val="00082B41"/>
    <w:rsid w:val="00082ECD"/>
    <w:rsid w:val="000848A5"/>
    <w:rsid w:val="0008586C"/>
    <w:rsid w:val="00086BDC"/>
    <w:rsid w:val="000872EF"/>
    <w:rsid w:val="00087D12"/>
    <w:rsid w:val="00087E93"/>
    <w:rsid w:val="00094CAE"/>
    <w:rsid w:val="000953EB"/>
    <w:rsid w:val="00095D48"/>
    <w:rsid w:val="00096C8E"/>
    <w:rsid w:val="000A0C3E"/>
    <w:rsid w:val="000A0E76"/>
    <w:rsid w:val="000A164D"/>
    <w:rsid w:val="000A3EE2"/>
    <w:rsid w:val="000A47BC"/>
    <w:rsid w:val="000A591F"/>
    <w:rsid w:val="000A6587"/>
    <w:rsid w:val="000A6F8B"/>
    <w:rsid w:val="000A7EAD"/>
    <w:rsid w:val="000B0818"/>
    <w:rsid w:val="000B11CD"/>
    <w:rsid w:val="000B3C78"/>
    <w:rsid w:val="000B458D"/>
    <w:rsid w:val="000B483C"/>
    <w:rsid w:val="000B5496"/>
    <w:rsid w:val="000B7A5A"/>
    <w:rsid w:val="000B7F59"/>
    <w:rsid w:val="000C04E5"/>
    <w:rsid w:val="000C089C"/>
    <w:rsid w:val="000C12B4"/>
    <w:rsid w:val="000C2DEC"/>
    <w:rsid w:val="000C5C55"/>
    <w:rsid w:val="000C6E3B"/>
    <w:rsid w:val="000C7DC3"/>
    <w:rsid w:val="000D220C"/>
    <w:rsid w:val="000D31C3"/>
    <w:rsid w:val="000D326D"/>
    <w:rsid w:val="000D5E92"/>
    <w:rsid w:val="000D6FD6"/>
    <w:rsid w:val="000E0506"/>
    <w:rsid w:val="000E2BC4"/>
    <w:rsid w:val="000E59CC"/>
    <w:rsid w:val="000E5B3A"/>
    <w:rsid w:val="000E5F8D"/>
    <w:rsid w:val="000E69CB"/>
    <w:rsid w:val="000F1AD9"/>
    <w:rsid w:val="000F1E26"/>
    <w:rsid w:val="000F228B"/>
    <w:rsid w:val="000F45F5"/>
    <w:rsid w:val="000F6482"/>
    <w:rsid w:val="000F6DD6"/>
    <w:rsid w:val="0010004E"/>
    <w:rsid w:val="00103594"/>
    <w:rsid w:val="00103F98"/>
    <w:rsid w:val="00104873"/>
    <w:rsid w:val="00110537"/>
    <w:rsid w:val="001135E5"/>
    <w:rsid w:val="00113C70"/>
    <w:rsid w:val="001154F1"/>
    <w:rsid w:val="001156E9"/>
    <w:rsid w:val="00116E47"/>
    <w:rsid w:val="00116F2F"/>
    <w:rsid w:val="00120047"/>
    <w:rsid w:val="00120279"/>
    <w:rsid w:val="0012080F"/>
    <w:rsid w:val="00121AFE"/>
    <w:rsid w:val="00122150"/>
    <w:rsid w:val="00122E03"/>
    <w:rsid w:val="00123F80"/>
    <w:rsid w:val="00125112"/>
    <w:rsid w:val="0012574E"/>
    <w:rsid w:val="0012621A"/>
    <w:rsid w:val="00126567"/>
    <w:rsid w:val="00127865"/>
    <w:rsid w:val="00127D06"/>
    <w:rsid w:val="00132F9C"/>
    <w:rsid w:val="00133E5A"/>
    <w:rsid w:val="001348C0"/>
    <w:rsid w:val="00134DFE"/>
    <w:rsid w:val="00135811"/>
    <w:rsid w:val="00137309"/>
    <w:rsid w:val="00137337"/>
    <w:rsid w:val="00140A13"/>
    <w:rsid w:val="00141E93"/>
    <w:rsid w:val="001425B0"/>
    <w:rsid w:val="001454AA"/>
    <w:rsid w:val="0014747A"/>
    <w:rsid w:val="00151498"/>
    <w:rsid w:val="00151BAF"/>
    <w:rsid w:val="001531D4"/>
    <w:rsid w:val="0015414E"/>
    <w:rsid w:val="001543CA"/>
    <w:rsid w:val="001575CA"/>
    <w:rsid w:val="00157A9B"/>
    <w:rsid w:val="00166118"/>
    <w:rsid w:val="00174ECF"/>
    <w:rsid w:val="00175906"/>
    <w:rsid w:val="00176950"/>
    <w:rsid w:val="00176FCD"/>
    <w:rsid w:val="00182417"/>
    <w:rsid w:val="00184549"/>
    <w:rsid w:val="0018472F"/>
    <w:rsid w:val="001870D2"/>
    <w:rsid w:val="001878F8"/>
    <w:rsid w:val="001910FF"/>
    <w:rsid w:val="001920EC"/>
    <w:rsid w:val="0019246C"/>
    <w:rsid w:val="00193FD0"/>
    <w:rsid w:val="00196F67"/>
    <w:rsid w:val="00197FCA"/>
    <w:rsid w:val="001A0041"/>
    <w:rsid w:val="001A1F2A"/>
    <w:rsid w:val="001A30E1"/>
    <w:rsid w:val="001A724A"/>
    <w:rsid w:val="001A73AB"/>
    <w:rsid w:val="001A783B"/>
    <w:rsid w:val="001B28C8"/>
    <w:rsid w:val="001B33AE"/>
    <w:rsid w:val="001B3E44"/>
    <w:rsid w:val="001B726F"/>
    <w:rsid w:val="001B72CD"/>
    <w:rsid w:val="001B7370"/>
    <w:rsid w:val="001B7B8B"/>
    <w:rsid w:val="001C1E31"/>
    <w:rsid w:val="001C21B3"/>
    <w:rsid w:val="001C2C52"/>
    <w:rsid w:val="001C31F7"/>
    <w:rsid w:val="001C329B"/>
    <w:rsid w:val="001C5AF2"/>
    <w:rsid w:val="001C5FF3"/>
    <w:rsid w:val="001C7D54"/>
    <w:rsid w:val="001D005F"/>
    <w:rsid w:val="001D1A24"/>
    <w:rsid w:val="001D23DC"/>
    <w:rsid w:val="001D2A51"/>
    <w:rsid w:val="001E1569"/>
    <w:rsid w:val="001E2F6A"/>
    <w:rsid w:val="001E303F"/>
    <w:rsid w:val="001E397E"/>
    <w:rsid w:val="001E4256"/>
    <w:rsid w:val="001E4EA5"/>
    <w:rsid w:val="001E6463"/>
    <w:rsid w:val="001E6C02"/>
    <w:rsid w:val="001E6DDF"/>
    <w:rsid w:val="001E73D7"/>
    <w:rsid w:val="001F1065"/>
    <w:rsid w:val="001F17E3"/>
    <w:rsid w:val="001F272C"/>
    <w:rsid w:val="001F2821"/>
    <w:rsid w:val="001F364F"/>
    <w:rsid w:val="001F36F2"/>
    <w:rsid w:val="001F5160"/>
    <w:rsid w:val="00200685"/>
    <w:rsid w:val="00201523"/>
    <w:rsid w:val="00202B18"/>
    <w:rsid w:val="00202FAF"/>
    <w:rsid w:val="002031DA"/>
    <w:rsid w:val="00204F3B"/>
    <w:rsid w:val="00207326"/>
    <w:rsid w:val="0021039C"/>
    <w:rsid w:val="002110B3"/>
    <w:rsid w:val="00211D9E"/>
    <w:rsid w:val="00211F9B"/>
    <w:rsid w:val="00212616"/>
    <w:rsid w:val="002148F6"/>
    <w:rsid w:val="002154DB"/>
    <w:rsid w:val="00215E73"/>
    <w:rsid w:val="0021652B"/>
    <w:rsid w:val="00216BE9"/>
    <w:rsid w:val="00220613"/>
    <w:rsid w:val="00220C43"/>
    <w:rsid w:val="00226423"/>
    <w:rsid w:val="002300F7"/>
    <w:rsid w:val="00230B4A"/>
    <w:rsid w:val="00231178"/>
    <w:rsid w:val="00232320"/>
    <w:rsid w:val="00232641"/>
    <w:rsid w:val="002331F6"/>
    <w:rsid w:val="00233796"/>
    <w:rsid w:val="00233F03"/>
    <w:rsid w:val="00236E4D"/>
    <w:rsid w:val="002407EC"/>
    <w:rsid w:val="00241C7E"/>
    <w:rsid w:val="00242DB0"/>
    <w:rsid w:val="00242F0B"/>
    <w:rsid w:val="00245AC7"/>
    <w:rsid w:val="0024640C"/>
    <w:rsid w:val="00247EA2"/>
    <w:rsid w:val="00250113"/>
    <w:rsid w:val="0025053A"/>
    <w:rsid w:val="00252AE5"/>
    <w:rsid w:val="00253F82"/>
    <w:rsid w:val="00254454"/>
    <w:rsid w:val="002553F8"/>
    <w:rsid w:val="00255A49"/>
    <w:rsid w:val="00255AE2"/>
    <w:rsid w:val="00255C0E"/>
    <w:rsid w:val="00256798"/>
    <w:rsid w:val="00256DA4"/>
    <w:rsid w:val="00256E55"/>
    <w:rsid w:val="0025781C"/>
    <w:rsid w:val="002605A5"/>
    <w:rsid w:val="00260DD0"/>
    <w:rsid w:val="002614C4"/>
    <w:rsid w:val="00261837"/>
    <w:rsid w:val="002619A5"/>
    <w:rsid w:val="00266168"/>
    <w:rsid w:val="00267447"/>
    <w:rsid w:val="00267DDD"/>
    <w:rsid w:val="002703A6"/>
    <w:rsid w:val="00271308"/>
    <w:rsid w:val="002725BA"/>
    <w:rsid w:val="00274CE6"/>
    <w:rsid w:val="00276550"/>
    <w:rsid w:val="00276E82"/>
    <w:rsid w:val="00280F6F"/>
    <w:rsid w:val="00281507"/>
    <w:rsid w:val="0028373E"/>
    <w:rsid w:val="00290DAB"/>
    <w:rsid w:val="00292DFA"/>
    <w:rsid w:val="00294779"/>
    <w:rsid w:val="00294CDC"/>
    <w:rsid w:val="00296D9B"/>
    <w:rsid w:val="002972FB"/>
    <w:rsid w:val="0029758D"/>
    <w:rsid w:val="002A03A3"/>
    <w:rsid w:val="002A0F3F"/>
    <w:rsid w:val="002A1CA3"/>
    <w:rsid w:val="002A2677"/>
    <w:rsid w:val="002A2E01"/>
    <w:rsid w:val="002A3CBD"/>
    <w:rsid w:val="002A5E40"/>
    <w:rsid w:val="002A60CC"/>
    <w:rsid w:val="002A620D"/>
    <w:rsid w:val="002A6D68"/>
    <w:rsid w:val="002A735F"/>
    <w:rsid w:val="002A74BB"/>
    <w:rsid w:val="002B047D"/>
    <w:rsid w:val="002B0A50"/>
    <w:rsid w:val="002B0A51"/>
    <w:rsid w:val="002B2055"/>
    <w:rsid w:val="002B36F3"/>
    <w:rsid w:val="002B5FE4"/>
    <w:rsid w:val="002B61FE"/>
    <w:rsid w:val="002B663B"/>
    <w:rsid w:val="002B6CC2"/>
    <w:rsid w:val="002B7C8A"/>
    <w:rsid w:val="002C47AC"/>
    <w:rsid w:val="002C4EAA"/>
    <w:rsid w:val="002C55D7"/>
    <w:rsid w:val="002C6997"/>
    <w:rsid w:val="002C7347"/>
    <w:rsid w:val="002D026F"/>
    <w:rsid w:val="002D424E"/>
    <w:rsid w:val="002D4342"/>
    <w:rsid w:val="002D5048"/>
    <w:rsid w:val="002D55E3"/>
    <w:rsid w:val="002E3F60"/>
    <w:rsid w:val="002E4544"/>
    <w:rsid w:val="002E5702"/>
    <w:rsid w:val="002E7D22"/>
    <w:rsid w:val="002F08AE"/>
    <w:rsid w:val="002F0B6C"/>
    <w:rsid w:val="002F157A"/>
    <w:rsid w:val="002F36B7"/>
    <w:rsid w:val="002F58AE"/>
    <w:rsid w:val="002F6998"/>
    <w:rsid w:val="002F6B24"/>
    <w:rsid w:val="002F7494"/>
    <w:rsid w:val="002F7FDC"/>
    <w:rsid w:val="00303F05"/>
    <w:rsid w:val="0030465F"/>
    <w:rsid w:val="00306728"/>
    <w:rsid w:val="003073C1"/>
    <w:rsid w:val="00310E36"/>
    <w:rsid w:val="0031483A"/>
    <w:rsid w:val="0031518E"/>
    <w:rsid w:val="003156A4"/>
    <w:rsid w:val="0031638C"/>
    <w:rsid w:val="00316A8C"/>
    <w:rsid w:val="00317281"/>
    <w:rsid w:val="00317BB7"/>
    <w:rsid w:val="003204C5"/>
    <w:rsid w:val="00320787"/>
    <w:rsid w:val="00321C41"/>
    <w:rsid w:val="003220EC"/>
    <w:rsid w:val="00322CE9"/>
    <w:rsid w:val="00323ABC"/>
    <w:rsid w:val="00323EE6"/>
    <w:rsid w:val="00324DBE"/>
    <w:rsid w:val="00325AE2"/>
    <w:rsid w:val="00327346"/>
    <w:rsid w:val="003276BC"/>
    <w:rsid w:val="00331833"/>
    <w:rsid w:val="00333020"/>
    <w:rsid w:val="00333CC6"/>
    <w:rsid w:val="003343E3"/>
    <w:rsid w:val="0033518E"/>
    <w:rsid w:val="00336277"/>
    <w:rsid w:val="003374BF"/>
    <w:rsid w:val="00342111"/>
    <w:rsid w:val="003426A1"/>
    <w:rsid w:val="00345813"/>
    <w:rsid w:val="00347A07"/>
    <w:rsid w:val="00350F59"/>
    <w:rsid w:val="00351A7E"/>
    <w:rsid w:val="003542CF"/>
    <w:rsid w:val="00354A6C"/>
    <w:rsid w:val="003577ED"/>
    <w:rsid w:val="00357CF0"/>
    <w:rsid w:val="003613E5"/>
    <w:rsid w:val="003623D2"/>
    <w:rsid w:val="0036346F"/>
    <w:rsid w:val="003635D3"/>
    <w:rsid w:val="003642D8"/>
    <w:rsid w:val="003644C3"/>
    <w:rsid w:val="003653EC"/>
    <w:rsid w:val="00366671"/>
    <w:rsid w:val="00366EEF"/>
    <w:rsid w:val="00370F45"/>
    <w:rsid w:val="00371D8F"/>
    <w:rsid w:val="00373421"/>
    <w:rsid w:val="00373F68"/>
    <w:rsid w:val="00374DE3"/>
    <w:rsid w:val="003751A1"/>
    <w:rsid w:val="00376449"/>
    <w:rsid w:val="00376EAD"/>
    <w:rsid w:val="00381317"/>
    <w:rsid w:val="00381A5E"/>
    <w:rsid w:val="00383FFD"/>
    <w:rsid w:val="0038415A"/>
    <w:rsid w:val="00384C7A"/>
    <w:rsid w:val="003902FC"/>
    <w:rsid w:val="00390379"/>
    <w:rsid w:val="00390748"/>
    <w:rsid w:val="00391451"/>
    <w:rsid w:val="00391A4A"/>
    <w:rsid w:val="003929B9"/>
    <w:rsid w:val="003940E0"/>
    <w:rsid w:val="0039540B"/>
    <w:rsid w:val="00396961"/>
    <w:rsid w:val="003972E2"/>
    <w:rsid w:val="003A0663"/>
    <w:rsid w:val="003A0918"/>
    <w:rsid w:val="003A10CA"/>
    <w:rsid w:val="003A3489"/>
    <w:rsid w:val="003A5274"/>
    <w:rsid w:val="003A69D3"/>
    <w:rsid w:val="003B0001"/>
    <w:rsid w:val="003B4565"/>
    <w:rsid w:val="003B5044"/>
    <w:rsid w:val="003B74EA"/>
    <w:rsid w:val="003C008D"/>
    <w:rsid w:val="003C02F9"/>
    <w:rsid w:val="003C2949"/>
    <w:rsid w:val="003C2C65"/>
    <w:rsid w:val="003C5401"/>
    <w:rsid w:val="003C59D7"/>
    <w:rsid w:val="003C782D"/>
    <w:rsid w:val="003D0B58"/>
    <w:rsid w:val="003D2709"/>
    <w:rsid w:val="003D355E"/>
    <w:rsid w:val="003D3C33"/>
    <w:rsid w:val="003D7679"/>
    <w:rsid w:val="003D7B43"/>
    <w:rsid w:val="003E05F5"/>
    <w:rsid w:val="003E0C98"/>
    <w:rsid w:val="003E1536"/>
    <w:rsid w:val="003E2B79"/>
    <w:rsid w:val="003E364E"/>
    <w:rsid w:val="003E485C"/>
    <w:rsid w:val="003E4F58"/>
    <w:rsid w:val="003E54C6"/>
    <w:rsid w:val="003E5603"/>
    <w:rsid w:val="003E71C8"/>
    <w:rsid w:val="003E744C"/>
    <w:rsid w:val="003F34C9"/>
    <w:rsid w:val="003F3BDB"/>
    <w:rsid w:val="003F753C"/>
    <w:rsid w:val="003F7AB1"/>
    <w:rsid w:val="004005BE"/>
    <w:rsid w:val="00401077"/>
    <w:rsid w:val="004014ED"/>
    <w:rsid w:val="00405DE3"/>
    <w:rsid w:val="004060FB"/>
    <w:rsid w:val="004069AB"/>
    <w:rsid w:val="00406D55"/>
    <w:rsid w:val="004073E6"/>
    <w:rsid w:val="00407AD5"/>
    <w:rsid w:val="00410164"/>
    <w:rsid w:val="00412675"/>
    <w:rsid w:val="00413A53"/>
    <w:rsid w:val="00413AEC"/>
    <w:rsid w:val="0041507D"/>
    <w:rsid w:val="00415203"/>
    <w:rsid w:val="00415B4C"/>
    <w:rsid w:val="00415B59"/>
    <w:rsid w:val="00417165"/>
    <w:rsid w:val="004206AA"/>
    <w:rsid w:val="0042089B"/>
    <w:rsid w:val="00420E26"/>
    <w:rsid w:val="0042151D"/>
    <w:rsid w:val="004222B0"/>
    <w:rsid w:val="00422F0E"/>
    <w:rsid w:val="00423494"/>
    <w:rsid w:val="00424400"/>
    <w:rsid w:val="00424793"/>
    <w:rsid w:val="00425E68"/>
    <w:rsid w:val="00427BA1"/>
    <w:rsid w:val="00430B62"/>
    <w:rsid w:val="00430C52"/>
    <w:rsid w:val="0043165E"/>
    <w:rsid w:val="00431830"/>
    <w:rsid w:val="00431C93"/>
    <w:rsid w:val="00432A87"/>
    <w:rsid w:val="00434EC4"/>
    <w:rsid w:val="0043516B"/>
    <w:rsid w:val="004364AD"/>
    <w:rsid w:val="00436844"/>
    <w:rsid w:val="00436B48"/>
    <w:rsid w:val="00437604"/>
    <w:rsid w:val="004414B0"/>
    <w:rsid w:val="004419B5"/>
    <w:rsid w:val="00442C80"/>
    <w:rsid w:val="0044341F"/>
    <w:rsid w:val="00443888"/>
    <w:rsid w:val="00444153"/>
    <w:rsid w:val="00444B53"/>
    <w:rsid w:val="00445F96"/>
    <w:rsid w:val="00447B22"/>
    <w:rsid w:val="00451039"/>
    <w:rsid w:val="0045257A"/>
    <w:rsid w:val="0045280F"/>
    <w:rsid w:val="00452F6A"/>
    <w:rsid w:val="004535FD"/>
    <w:rsid w:val="00455139"/>
    <w:rsid w:val="0045574E"/>
    <w:rsid w:val="00455A5A"/>
    <w:rsid w:val="00455B47"/>
    <w:rsid w:val="0046371D"/>
    <w:rsid w:val="00464F8C"/>
    <w:rsid w:val="004655CD"/>
    <w:rsid w:val="004671F6"/>
    <w:rsid w:val="004709AD"/>
    <w:rsid w:val="004710CD"/>
    <w:rsid w:val="004724DB"/>
    <w:rsid w:val="00472857"/>
    <w:rsid w:val="00472B9A"/>
    <w:rsid w:val="00473338"/>
    <w:rsid w:val="0047377D"/>
    <w:rsid w:val="004746FD"/>
    <w:rsid w:val="004748AF"/>
    <w:rsid w:val="00474D0D"/>
    <w:rsid w:val="004762CD"/>
    <w:rsid w:val="00476E66"/>
    <w:rsid w:val="00481A82"/>
    <w:rsid w:val="004835F2"/>
    <w:rsid w:val="004836D1"/>
    <w:rsid w:val="0048384E"/>
    <w:rsid w:val="00484486"/>
    <w:rsid w:val="00484848"/>
    <w:rsid w:val="00487477"/>
    <w:rsid w:val="00487B15"/>
    <w:rsid w:val="00492279"/>
    <w:rsid w:val="0049231B"/>
    <w:rsid w:val="00492FBE"/>
    <w:rsid w:val="00493426"/>
    <w:rsid w:val="00493C8D"/>
    <w:rsid w:val="00494558"/>
    <w:rsid w:val="0049462E"/>
    <w:rsid w:val="004958FF"/>
    <w:rsid w:val="00496175"/>
    <w:rsid w:val="00496F67"/>
    <w:rsid w:val="004970B2"/>
    <w:rsid w:val="004A17F1"/>
    <w:rsid w:val="004A2F42"/>
    <w:rsid w:val="004A6865"/>
    <w:rsid w:val="004B2F2E"/>
    <w:rsid w:val="004B5394"/>
    <w:rsid w:val="004B5D0B"/>
    <w:rsid w:val="004B72E3"/>
    <w:rsid w:val="004C07F7"/>
    <w:rsid w:val="004C229F"/>
    <w:rsid w:val="004C6946"/>
    <w:rsid w:val="004C6DB2"/>
    <w:rsid w:val="004D2B35"/>
    <w:rsid w:val="004D343D"/>
    <w:rsid w:val="004D382C"/>
    <w:rsid w:val="004D471F"/>
    <w:rsid w:val="004D5951"/>
    <w:rsid w:val="004D5A36"/>
    <w:rsid w:val="004D73AE"/>
    <w:rsid w:val="004D787A"/>
    <w:rsid w:val="004E0D4B"/>
    <w:rsid w:val="004E1575"/>
    <w:rsid w:val="004E1921"/>
    <w:rsid w:val="004E21F9"/>
    <w:rsid w:val="004E2309"/>
    <w:rsid w:val="004E29BD"/>
    <w:rsid w:val="004E2E34"/>
    <w:rsid w:val="004E34E4"/>
    <w:rsid w:val="004E3D53"/>
    <w:rsid w:val="004E47FE"/>
    <w:rsid w:val="004E57FD"/>
    <w:rsid w:val="004E60F4"/>
    <w:rsid w:val="004E72A1"/>
    <w:rsid w:val="004F0E39"/>
    <w:rsid w:val="004F2095"/>
    <w:rsid w:val="004F2837"/>
    <w:rsid w:val="004F2D87"/>
    <w:rsid w:val="004F347D"/>
    <w:rsid w:val="004F3643"/>
    <w:rsid w:val="004F3B57"/>
    <w:rsid w:val="004F41D4"/>
    <w:rsid w:val="004F7726"/>
    <w:rsid w:val="004F7C37"/>
    <w:rsid w:val="005030CA"/>
    <w:rsid w:val="005041D8"/>
    <w:rsid w:val="00504768"/>
    <w:rsid w:val="00505B9C"/>
    <w:rsid w:val="005065E5"/>
    <w:rsid w:val="00507657"/>
    <w:rsid w:val="0051004D"/>
    <w:rsid w:val="005103EA"/>
    <w:rsid w:val="00510B56"/>
    <w:rsid w:val="00510C80"/>
    <w:rsid w:val="005116C8"/>
    <w:rsid w:val="0051385D"/>
    <w:rsid w:val="00513F4E"/>
    <w:rsid w:val="00516FAF"/>
    <w:rsid w:val="0051705B"/>
    <w:rsid w:val="005174BC"/>
    <w:rsid w:val="005224A8"/>
    <w:rsid w:val="00522805"/>
    <w:rsid w:val="005228E9"/>
    <w:rsid w:val="00524359"/>
    <w:rsid w:val="0052591A"/>
    <w:rsid w:val="00525E8A"/>
    <w:rsid w:val="005308AF"/>
    <w:rsid w:val="00530E6E"/>
    <w:rsid w:val="005317A8"/>
    <w:rsid w:val="00533C86"/>
    <w:rsid w:val="00534BEE"/>
    <w:rsid w:val="00537D29"/>
    <w:rsid w:val="00541D17"/>
    <w:rsid w:val="0054217C"/>
    <w:rsid w:val="00544E74"/>
    <w:rsid w:val="005455D4"/>
    <w:rsid w:val="005457E6"/>
    <w:rsid w:val="0054721F"/>
    <w:rsid w:val="00547553"/>
    <w:rsid w:val="005478BF"/>
    <w:rsid w:val="0055014C"/>
    <w:rsid w:val="0055193F"/>
    <w:rsid w:val="00553012"/>
    <w:rsid w:val="00553286"/>
    <w:rsid w:val="0055432C"/>
    <w:rsid w:val="005546BA"/>
    <w:rsid w:val="00555356"/>
    <w:rsid w:val="00556000"/>
    <w:rsid w:val="00556EC6"/>
    <w:rsid w:val="00557737"/>
    <w:rsid w:val="00561961"/>
    <w:rsid w:val="00565210"/>
    <w:rsid w:val="005662C8"/>
    <w:rsid w:val="0056714C"/>
    <w:rsid w:val="005708B5"/>
    <w:rsid w:val="00570D2E"/>
    <w:rsid w:val="00571858"/>
    <w:rsid w:val="00571C50"/>
    <w:rsid w:val="00572F6E"/>
    <w:rsid w:val="00572FAD"/>
    <w:rsid w:val="00575127"/>
    <w:rsid w:val="005754AA"/>
    <w:rsid w:val="0057595E"/>
    <w:rsid w:val="00575EB8"/>
    <w:rsid w:val="005847A0"/>
    <w:rsid w:val="0058497A"/>
    <w:rsid w:val="00584AD6"/>
    <w:rsid w:val="00586132"/>
    <w:rsid w:val="00593A4B"/>
    <w:rsid w:val="00594EAA"/>
    <w:rsid w:val="00595308"/>
    <w:rsid w:val="00595FB5"/>
    <w:rsid w:val="005962D0"/>
    <w:rsid w:val="0059738E"/>
    <w:rsid w:val="00597671"/>
    <w:rsid w:val="005A0E1C"/>
    <w:rsid w:val="005A1EA0"/>
    <w:rsid w:val="005B04AF"/>
    <w:rsid w:val="005B087A"/>
    <w:rsid w:val="005B17F0"/>
    <w:rsid w:val="005B229B"/>
    <w:rsid w:val="005B43AB"/>
    <w:rsid w:val="005B5014"/>
    <w:rsid w:val="005B5977"/>
    <w:rsid w:val="005B5B91"/>
    <w:rsid w:val="005B6A4F"/>
    <w:rsid w:val="005B6A5B"/>
    <w:rsid w:val="005C0454"/>
    <w:rsid w:val="005C1CC2"/>
    <w:rsid w:val="005C2C92"/>
    <w:rsid w:val="005C4CB3"/>
    <w:rsid w:val="005C66B4"/>
    <w:rsid w:val="005D0115"/>
    <w:rsid w:val="005D1B1F"/>
    <w:rsid w:val="005D3301"/>
    <w:rsid w:val="005D518E"/>
    <w:rsid w:val="005D5F48"/>
    <w:rsid w:val="005D6661"/>
    <w:rsid w:val="005E2E33"/>
    <w:rsid w:val="005E368F"/>
    <w:rsid w:val="005F051D"/>
    <w:rsid w:val="005F27D4"/>
    <w:rsid w:val="005F39C0"/>
    <w:rsid w:val="005F39C7"/>
    <w:rsid w:val="005F3ABF"/>
    <w:rsid w:val="005F533B"/>
    <w:rsid w:val="005F63C6"/>
    <w:rsid w:val="00600630"/>
    <w:rsid w:val="00600F6E"/>
    <w:rsid w:val="00602410"/>
    <w:rsid w:val="00603D9C"/>
    <w:rsid w:val="00604A22"/>
    <w:rsid w:val="00605419"/>
    <w:rsid w:val="006054FE"/>
    <w:rsid w:val="00605838"/>
    <w:rsid w:val="006066B5"/>
    <w:rsid w:val="00610C9D"/>
    <w:rsid w:val="006119A8"/>
    <w:rsid w:val="00612FF9"/>
    <w:rsid w:val="00614938"/>
    <w:rsid w:val="00615186"/>
    <w:rsid w:val="0062041E"/>
    <w:rsid w:val="006218D1"/>
    <w:rsid w:val="00623F58"/>
    <w:rsid w:val="006240F5"/>
    <w:rsid w:val="00625AC3"/>
    <w:rsid w:val="0062604B"/>
    <w:rsid w:val="006260FD"/>
    <w:rsid w:val="00626CC6"/>
    <w:rsid w:val="0062741E"/>
    <w:rsid w:val="00630ED9"/>
    <w:rsid w:val="00632386"/>
    <w:rsid w:val="00635158"/>
    <w:rsid w:val="0063748B"/>
    <w:rsid w:val="00640A48"/>
    <w:rsid w:val="00642268"/>
    <w:rsid w:val="006443C3"/>
    <w:rsid w:val="00644AA6"/>
    <w:rsid w:val="00647440"/>
    <w:rsid w:val="00651B10"/>
    <w:rsid w:val="006524AF"/>
    <w:rsid w:val="00652583"/>
    <w:rsid w:val="00654E25"/>
    <w:rsid w:val="00655088"/>
    <w:rsid w:val="00656DD1"/>
    <w:rsid w:val="00657DD9"/>
    <w:rsid w:val="00661A7E"/>
    <w:rsid w:val="00662E1A"/>
    <w:rsid w:val="006633E6"/>
    <w:rsid w:val="00664BCB"/>
    <w:rsid w:val="00664C31"/>
    <w:rsid w:val="006655C4"/>
    <w:rsid w:val="006656F9"/>
    <w:rsid w:val="00667D84"/>
    <w:rsid w:val="00672137"/>
    <w:rsid w:val="00672761"/>
    <w:rsid w:val="00672BBE"/>
    <w:rsid w:val="006745D9"/>
    <w:rsid w:val="006767EA"/>
    <w:rsid w:val="00676F6B"/>
    <w:rsid w:val="006770CE"/>
    <w:rsid w:val="00677439"/>
    <w:rsid w:val="006803AC"/>
    <w:rsid w:val="00680A0E"/>
    <w:rsid w:val="00680C1B"/>
    <w:rsid w:val="00683491"/>
    <w:rsid w:val="00684696"/>
    <w:rsid w:val="006856F2"/>
    <w:rsid w:val="0068717B"/>
    <w:rsid w:val="00690190"/>
    <w:rsid w:val="0069190E"/>
    <w:rsid w:val="00691AC0"/>
    <w:rsid w:val="00692F98"/>
    <w:rsid w:val="00693506"/>
    <w:rsid w:val="00693D12"/>
    <w:rsid w:val="00694683"/>
    <w:rsid w:val="00694F0F"/>
    <w:rsid w:val="006954F6"/>
    <w:rsid w:val="006966AC"/>
    <w:rsid w:val="006A06B6"/>
    <w:rsid w:val="006A2FC4"/>
    <w:rsid w:val="006A332D"/>
    <w:rsid w:val="006A3BB3"/>
    <w:rsid w:val="006A54F6"/>
    <w:rsid w:val="006A565D"/>
    <w:rsid w:val="006A585F"/>
    <w:rsid w:val="006A5A2D"/>
    <w:rsid w:val="006A5DDF"/>
    <w:rsid w:val="006A6679"/>
    <w:rsid w:val="006A6D7A"/>
    <w:rsid w:val="006B1DAC"/>
    <w:rsid w:val="006B2094"/>
    <w:rsid w:val="006B2DD7"/>
    <w:rsid w:val="006B468B"/>
    <w:rsid w:val="006B53F8"/>
    <w:rsid w:val="006B5494"/>
    <w:rsid w:val="006B5C35"/>
    <w:rsid w:val="006B79CA"/>
    <w:rsid w:val="006C0302"/>
    <w:rsid w:val="006C0320"/>
    <w:rsid w:val="006C056D"/>
    <w:rsid w:val="006C2619"/>
    <w:rsid w:val="006C51E4"/>
    <w:rsid w:val="006D4218"/>
    <w:rsid w:val="006D5303"/>
    <w:rsid w:val="006D5B2D"/>
    <w:rsid w:val="006D63F4"/>
    <w:rsid w:val="006D7041"/>
    <w:rsid w:val="006D7B05"/>
    <w:rsid w:val="006E1098"/>
    <w:rsid w:val="006E46FB"/>
    <w:rsid w:val="006E4F9B"/>
    <w:rsid w:val="006E719F"/>
    <w:rsid w:val="006F0363"/>
    <w:rsid w:val="006F2B3D"/>
    <w:rsid w:val="006F2CC3"/>
    <w:rsid w:val="006F31BC"/>
    <w:rsid w:val="006F422E"/>
    <w:rsid w:val="006F58D9"/>
    <w:rsid w:val="006F79FF"/>
    <w:rsid w:val="00700C03"/>
    <w:rsid w:val="007024E5"/>
    <w:rsid w:val="007027C5"/>
    <w:rsid w:val="00702A6F"/>
    <w:rsid w:val="00704A40"/>
    <w:rsid w:val="00704E5F"/>
    <w:rsid w:val="00706436"/>
    <w:rsid w:val="00710C6A"/>
    <w:rsid w:val="00711516"/>
    <w:rsid w:val="00712304"/>
    <w:rsid w:val="00712F14"/>
    <w:rsid w:val="00713DEE"/>
    <w:rsid w:val="0071597D"/>
    <w:rsid w:val="00715D76"/>
    <w:rsid w:val="007165FC"/>
    <w:rsid w:val="00716A33"/>
    <w:rsid w:val="00722EEA"/>
    <w:rsid w:val="00724608"/>
    <w:rsid w:val="007302B5"/>
    <w:rsid w:val="00730302"/>
    <w:rsid w:val="007307DA"/>
    <w:rsid w:val="00731507"/>
    <w:rsid w:val="00733852"/>
    <w:rsid w:val="007339F1"/>
    <w:rsid w:val="00741477"/>
    <w:rsid w:val="007416A7"/>
    <w:rsid w:val="007416F6"/>
    <w:rsid w:val="007419B8"/>
    <w:rsid w:val="00743747"/>
    <w:rsid w:val="00743949"/>
    <w:rsid w:val="00744D25"/>
    <w:rsid w:val="007459E0"/>
    <w:rsid w:val="00745F10"/>
    <w:rsid w:val="0074684D"/>
    <w:rsid w:val="007472A0"/>
    <w:rsid w:val="00747EE0"/>
    <w:rsid w:val="00750067"/>
    <w:rsid w:val="007503A9"/>
    <w:rsid w:val="0075086A"/>
    <w:rsid w:val="007527AC"/>
    <w:rsid w:val="00752A8A"/>
    <w:rsid w:val="00752C1D"/>
    <w:rsid w:val="00753D8F"/>
    <w:rsid w:val="00754307"/>
    <w:rsid w:val="00754A31"/>
    <w:rsid w:val="0076013F"/>
    <w:rsid w:val="007619AE"/>
    <w:rsid w:val="00761A09"/>
    <w:rsid w:val="00763DAC"/>
    <w:rsid w:val="00763EDF"/>
    <w:rsid w:val="0076453B"/>
    <w:rsid w:val="00764C99"/>
    <w:rsid w:val="0077057D"/>
    <w:rsid w:val="0077098B"/>
    <w:rsid w:val="00772120"/>
    <w:rsid w:val="00772E42"/>
    <w:rsid w:val="00774818"/>
    <w:rsid w:val="007752EC"/>
    <w:rsid w:val="00776D4F"/>
    <w:rsid w:val="00780CBA"/>
    <w:rsid w:val="00787206"/>
    <w:rsid w:val="007873D4"/>
    <w:rsid w:val="00787785"/>
    <w:rsid w:val="00787D4E"/>
    <w:rsid w:val="0079043D"/>
    <w:rsid w:val="00790F4D"/>
    <w:rsid w:val="007912F2"/>
    <w:rsid w:val="007914B9"/>
    <w:rsid w:val="00791995"/>
    <w:rsid w:val="00791E7C"/>
    <w:rsid w:val="00792193"/>
    <w:rsid w:val="00793876"/>
    <w:rsid w:val="007939C3"/>
    <w:rsid w:val="007943F1"/>
    <w:rsid w:val="00794BA5"/>
    <w:rsid w:val="0079697C"/>
    <w:rsid w:val="007A00E2"/>
    <w:rsid w:val="007A36B4"/>
    <w:rsid w:val="007A57E1"/>
    <w:rsid w:val="007A5F2D"/>
    <w:rsid w:val="007A60E1"/>
    <w:rsid w:val="007A64DB"/>
    <w:rsid w:val="007A70D6"/>
    <w:rsid w:val="007A7467"/>
    <w:rsid w:val="007B04A0"/>
    <w:rsid w:val="007B170A"/>
    <w:rsid w:val="007B1BD6"/>
    <w:rsid w:val="007B21B1"/>
    <w:rsid w:val="007B2619"/>
    <w:rsid w:val="007B45B6"/>
    <w:rsid w:val="007B5A26"/>
    <w:rsid w:val="007C013B"/>
    <w:rsid w:val="007C0655"/>
    <w:rsid w:val="007C0A9F"/>
    <w:rsid w:val="007C1569"/>
    <w:rsid w:val="007C16FB"/>
    <w:rsid w:val="007C1ED4"/>
    <w:rsid w:val="007C44E6"/>
    <w:rsid w:val="007C48E7"/>
    <w:rsid w:val="007C6365"/>
    <w:rsid w:val="007C64EE"/>
    <w:rsid w:val="007C7823"/>
    <w:rsid w:val="007C7B76"/>
    <w:rsid w:val="007D0549"/>
    <w:rsid w:val="007D0605"/>
    <w:rsid w:val="007D0D98"/>
    <w:rsid w:val="007D1C4B"/>
    <w:rsid w:val="007D1F2B"/>
    <w:rsid w:val="007D283B"/>
    <w:rsid w:val="007D2A7C"/>
    <w:rsid w:val="007D37BF"/>
    <w:rsid w:val="007D5A28"/>
    <w:rsid w:val="007E0C95"/>
    <w:rsid w:val="007E0F6D"/>
    <w:rsid w:val="007E490C"/>
    <w:rsid w:val="007E63C2"/>
    <w:rsid w:val="007E667B"/>
    <w:rsid w:val="007E68D8"/>
    <w:rsid w:val="007E7193"/>
    <w:rsid w:val="007F045F"/>
    <w:rsid w:val="007F28CD"/>
    <w:rsid w:val="007F34C6"/>
    <w:rsid w:val="007F3B42"/>
    <w:rsid w:val="007F3D98"/>
    <w:rsid w:val="007F46EE"/>
    <w:rsid w:val="007F694A"/>
    <w:rsid w:val="00800808"/>
    <w:rsid w:val="00800E14"/>
    <w:rsid w:val="00802B5E"/>
    <w:rsid w:val="00803C61"/>
    <w:rsid w:val="00804FCA"/>
    <w:rsid w:val="008050E0"/>
    <w:rsid w:val="0080585E"/>
    <w:rsid w:val="00806C02"/>
    <w:rsid w:val="008102A8"/>
    <w:rsid w:val="00811277"/>
    <w:rsid w:val="0081207E"/>
    <w:rsid w:val="008125CB"/>
    <w:rsid w:val="00812B82"/>
    <w:rsid w:val="00814D08"/>
    <w:rsid w:val="008155D2"/>
    <w:rsid w:val="00815F2A"/>
    <w:rsid w:val="0081689B"/>
    <w:rsid w:val="0082046E"/>
    <w:rsid w:val="00821367"/>
    <w:rsid w:val="0082206F"/>
    <w:rsid w:val="00825E84"/>
    <w:rsid w:val="008265CE"/>
    <w:rsid w:val="00826763"/>
    <w:rsid w:val="00826B72"/>
    <w:rsid w:val="008272CA"/>
    <w:rsid w:val="00832A5F"/>
    <w:rsid w:val="00832EB5"/>
    <w:rsid w:val="0083421F"/>
    <w:rsid w:val="00834EAE"/>
    <w:rsid w:val="00834F7F"/>
    <w:rsid w:val="008358D3"/>
    <w:rsid w:val="008359EB"/>
    <w:rsid w:val="00835EAF"/>
    <w:rsid w:val="008364E2"/>
    <w:rsid w:val="008365B9"/>
    <w:rsid w:val="008415A0"/>
    <w:rsid w:val="008415BA"/>
    <w:rsid w:val="00841D3C"/>
    <w:rsid w:val="00842887"/>
    <w:rsid w:val="00842E48"/>
    <w:rsid w:val="008440D3"/>
    <w:rsid w:val="00844274"/>
    <w:rsid w:val="00845760"/>
    <w:rsid w:val="00846B6F"/>
    <w:rsid w:val="008474D1"/>
    <w:rsid w:val="00847F26"/>
    <w:rsid w:val="00851342"/>
    <w:rsid w:val="00852304"/>
    <w:rsid w:val="00852FA1"/>
    <w:rsid w:val="00853B4B"/>
    <w:rsid w:val="00853D15"/>
    <w:rsid w:val="00853E15"/>
    <w:rsid w:val="0085449E"/>
    <w:rsid w:val="00854588"/>
    <w:rsid w:val="00854E25"/>
    <w:rsid w:val="0085627C"/>
    <w:rsid w:val="008568F9"/>
    <w:rsid w:val="00857930"/>
    <w:rsid w:val="00857DE3"/>
    <w:rsid w:val="008600B4"/>
    <w:rsid w:val="00860F81"/>
    <w:rsid w:val="0086113C"/>
    <w:rsid w:val="00861B9D"/>
    <w:rsid w:val="008620D6"/>
    <w:rsid w:val="0086298F"/>
    <w:rsid w:val="00864815"/>
    <w:rsid w:val="00864ABF"/>
    <w:rsid w:val="00864C4F"/>
    <w:rsid w:val="008663E8"/>
    <w:rsid w:val="00866DEE"/>
    <w:rsid w:val="0087133B"/>
    <w:rsid w:val="0087157E"/>
    <w:rsid w:val="00871E63"/>
    <w:rsid w:val="00872F5E"/>
    <w:rsid w:val="00873373"/>
    <w:rsid w:val="0087371F"/>
    <w:rsid w:val="00874AEA"/>
    <w:rsid w:val="008751BB"/>
    <w:rsid w:val="00875678"/>
    <w:rsid w:val="008760C5"/>
    <w:rsid w:val="00876862"/>
    <w:rsid w:val="0088163C"/>
    <w:rsid w:val="0088202A"/>
    <w:rsid w:val="008854FB"/>
    <w:rsid w:val="00886901"/>
    <w:rsid w:val="008869A1"/>
    <w:rsid w:val="00887CF9"/>
    <w:rsid w:val="00890B54"/>
    <w:rsid w:val="00891599"/>
    <w:rsid w:val="00892F01"/>
    <w:rsid w:val="008951AC"/>
    <w:rsid w:val="0089749A"/>
    <w:rsid w:val="00897E2E"/>
    <w:rsid w:val="00897E58"/>
    <w:rsid w:val="008A03A8"/>
    <w:rsid w:val="008A1DBE"/>
    <w:rsid w:val="008A21B3"/>
    <w:rsid w:val="008A2D8E"/>
    <w:rsid w:val="008A4CCD"/>
    <w:rsid w:val="008A6CE7"/>
    <w:rsid w:val="008B361E"/>
    <w:rsid w:val="008B3FFC"/>
    <w:rsid w:val="008B41F9"/>
    <w:rsid w:val="008B6D87"/>
    <w:rsid w:val="008C1558"/>
    <w:rsid w:val="008C1C90"/>
    <w:rsid w:val="008C20B7"/>
    <w:rsid w:val="008C3918"/>
    <w:rsid w:val="008C3B9B"/>
    <w:rsid w:val="008C589F"/>
    <w:rsid w:val="008C5EF4"/>
    <w:rsid w:val="008C63CB"/>
    <w:rsid w:val="008C7138"/>
    <w:rsid w:val="008C7229"/>
    <w:rsid w:val="008D0D7A"/>
    <w:rsid w:val="008D0F81"/>
    <w:rsid w:val="008D115E"/>
    <w:rsid w:val="008D3A4C"/>
    <w:rsid w:val="008D3F95"/>
    <w:rsid w:val="008D52E2"/>
    <w:rsid w:val="008D577D"/>
    <w:rsid w:val="008D789B"/>
    <w:rsid w:val="008E1B5B"/>
    <w:rsid w:val="008E4345"/>
    <w:rsid w:val="008E49CE"/>
    <w:rsid w:val="008E5391"/>
    <w:rsid w:val="008E7553"/>
    <w:rsid w:val="008F0019"/>
    <w:rsid w:val="008F0600"/>
    <w:rsid w:val="008F0AEE"/>
    <w:rsid w:val="008F35EE"/>
    <w:rsid w:val="008F37A1"/>
    <w:rsid w:val="008F4B40"/>
    <w:rsid w:val="008F593C"/>
    <w:rsid w:val="008F6C5D"/>
    <w:rsid w:val="00900605"/>
    <w:rsid w:val="00901500"/>
    <w:rsid w:val="00901A67"/>
    <w:rsid w:val="00902A04"/>
    <w:rsid w:val="00902CBD"/>
    <w:rsid w:val="009030E8"/>
    <w:rsid w:val="009032FC"/>
    <w:rsid w:val="009047F9"/>
    <w:rsid w:val="00905296"/>
    <w:rsid w:val="00905F28"/>
    <w:rsid w:val="0090688E"/>
    <w:rsid w:val="00906BD9"/>
    <w:rsid w:val="00907587"/>
    <w:rsid w:val="009103F9"/>
    <w:rsid w:val="009115AF"/>
    <w:rsid w:val="00911685"/>
    <w:rsid w:val="0091266D"/>
    <w:rsid w:val="00912B1A"/>
    <w:rsid w:val="00913571"/>
    <w:rsid w:val="009137A6"/>
    <w:rsid w:val="0091384C"/>
    <w:rsid w:val="009139E3"/>
    <w:rsid w:val="00913F0C"/>
    <w:rsid w:val="00915473"/>
    <w:rsid w:val="009161F8"/>
    <w:rsid w:val="0092267C"/>
    <w:rsid w:val="00922AAA"/>
    <w:rsid w:val="00922CAD"/>
    <w:rsid w:val="0092556D"/>
    <w:rsid w:val="0092574E"/>
    <w:rsid w:val="009265A0"/>
    <w:rsid w:val="00926CC5"/>
    <w:rsid w:val="00927663"/>
    <w:rsid w:val="00930F53"/>
    <w:rsid w:val="009310D0"/>
    <w:rsid w:val="00932A05"/>
    <w:rsid w:val="00932C0E"/>
    <w:rsid w:val="00936525"/>
    <w:rsid w:val="00940E45"/>
    <w:rsid w:val="009416E9"/>
    <w:rsid w:val="009439F4"/>
    <w:rsid w:val="009462F6"/>
    <w:rsid w:val="00946802"/>
    <w:rsid w:val="0095027C"/>
    <w:rsid w:val="009509CC"/>
    <w:rsid w:val="00950D22"/>
    <w:rsid w:val="009518E5"/>
    <w:rsid w:val="009530EB"/>
    <w:rsid w:val="00953BB8"/>
    <w:rsid w:val="00954CA9"/>
    <w:rsid w:val="00955F19"/>
    <w:rsid w:val="00956F31"/>
    <w:rsid w:val="009630DB"/>
    <w:rsid w:val="009643DD"/>
    <w:rsid w:val="00964BA6"/>
    <w:rsid w:val="0096662B"/>
    <w:rsid w:val="00967113"/>
    <w:rsid w:val="0096769F"/>
    <w:rsid w:val="00967707"/>
    <w:rsid w:val="00970E04"/>
    <w:rsid w:val="00971397"/>
    <w:rsid w:val="00971C6C"/>
    <w:rsid w:val="00972D21"/>
    <w:rsid w:val="009745A8"/>
    <w:rsid w:val="00976DD5"/>
    <w:rsid w:val="00977968"/>
    <w:rsid w:val="00980676"/>
    <w:rsid w:val="009816ED"/>
    <w:rsid w:val="009841F3"/>
    <w:rsid w:val="00984986"/>
    <w:rsid w:val="009852F4"/>
    <w:rsid w:val="0098564E"/>
    <w:rsid w:val="00986301"/>
    <w:rsid w:val="00986CDD"/>
    <w:rsid w:val="009906DC"/>
    <w:rsid w:val="009912FB"/>
    <w:rsid w:val="00991CC8"/>
    <w:rsid w:val="00992102"/>
    <w:rsid w:val="00992FC2"/>
    <w:rsid w:val="00993A32"/>
    <w:rsid w:val="009A399F"/>
    <w:rsid w:val="009A4B3F"/>
    <w:rsid w:val="009A4C59"/>
    <w:rsid w:val="009A4F54"/>
    <w:rsid w:val="009A5AEB"/>
    <w:rsid w:val="009A5B3E"/>
    <w:rsid w:val="009A74CB"/>
    <w:rsid w:val="009B4391"/>
    <w:rsid w:val="009B52F3"/>
    <w:rsid w:val="009C0645"/>
    <w:rsid w:val="009C0EB8"/>
    <w:rsid w:val="009C1966"/>
    <w:rsid w:val="009C1DE1"/>
    <w:rsid w:val="009C4575"/>
    <w:rsid w:val="009C4DF9"/>
    <w:rsid w:val="009C68E4"/>
    <w:rsid w:val="009C7496"/>
    <w:rsid w:val="009D13B2"/>
    <w:rsid w:val="009D2137"/>
    <w:rsid w:val="009D2665"/>
    <w:rsid w:val="009D3B22"/>
    <w:rsid w:val="009D4571"/>
    <w:rsid w:val="009D53FB"/>
    <w:rsid w:val="009D6F2F"/>
    <w:rsid w:val="009E05E9"/>
    <w:rsid w:val="009E1071"/>
    <w:rsid w:val="009E19D9"/>
    <w:rsid w:val="009E1ADD"/>
    <w:rsid w:val="009E1AFF"/>
    <w:rsid w:val="009E1EB6"/>
    <w:rsid w:val="009E4617"/>
    <w:rsid w:val="009E542C"/>
    <w:rsid w:val="009E718A"/>
    <w:rsid w:val="009F049A"/>
    <w:rsid w:val="009F08B1"/>
    <w:rsid w:val="009F140B"/>
    <w:rsid w:val="009F1D75"/>
    <w:rsid w:val="009F1E46"/>
    <w:rsid w:val="009F3404"/>
    <w:rsid w:val="009F39C7"/>
    <w:rsid w:val="009F3E56"/>
    <w:rsid w:val="009F748F"/>
    <w:rsid w:val="009F7AC6"/>
    <w:rsid w:val="00A00003"/>
    <w:rsid w:val="00A008E4"/>
    <w:rsid w:val="00A00C01"/>
    <w:rsid w:val="00A00F37"/>
    <w:rsid w:val="00A010EB"/>
    <w:rsid w:val="00A011EE"/>
    <w:rsid w:val="00A01CAF"/>
    <w:rsid w:val="00A02BD3"/>
    <w:rsid w:val="00A03EA7"/>
    <w:rsid w:val="00A03EFC"/>
    <w:rsid w:val="00A0483F"/>
    <w:rsid w:val="00A052A0"/>
    <w:rsid w:val="00A057C9"/>
    <w:rsid w:val="00A0737D"/>
    <w:rsid w:val="00A148D4"/>
    <w:rsid w:val="00A14E59"/>
    <w:rsid w:val="00A14F29"/>
    <w:rsid w:val="00A1588C"/>
    <w:rsid w:val="00A176D2"/>
    <w:rsid w:val="00A17B20"/>
    <w:rsid w:val="00A2048D"/>
    <w:rsid w:val="00A22015"/>
    <w:rsid w:val="00A26152"/>
    <w:rsid w:val="00A26597"/>
    <w:rsid w:val="00A26D34"/>
    <w:rsid w:val="00A318EE"/>
    <w:rsid w:val="00A31EF3"/>
    <w:rsid w:val="00A3568A"/>
    <w:rsid w:val="00A368F0"/>
    <w:rsid w:val="00A401A6"/>
    <w:rsid w:val="00A403A2"/>
    <w:rsid w:val="00A4177A"/>
    <w:rsid w:val="00A473D8"/>
    <w:rsid w:val="00A50825"/>
    <w:rsid w:val="00A50BEA"/>
    <w:rsid w:val="00A53983"/>
    <w:rsid w:val="00A57C6E"/>
    <w:rsid w:val="00A62C69"/>
    <w:rsid w:val="00A62F2A"/>
    <w:rsid w:val="00A638DF"/>
    <w:rsid w:val="00A63BA3"/>
    <w:rsid w:val="00A6774F"/>
    <w:rsid w:val="00A70211"/>
    <w:rsid w:val="00A71FA0"/>
    <w:rsid w:val="00A722C4"/>
    <w:rsid w:val="00A7342F"/>
    <w:rsid w:val="00A7369F"/>
    <w:rsid w:val="00A740FE"/>
    <w:rsid w:val="00A748AA"/>
    <w:rsid w:val="00A76E55"/>
    <w:rsid w:val="00A81E85"/>
    <w:rsid w:val="00A82ACE"/>
    <w:rsid w:val="00A84ED1"/>
    <w:rsid w:val="00A8511D"/>
    <w:rsid w:val="00A858C9"/>
    <w:rsid w:val="00A85BC2"/>
    <w:rsid w:val="00A85FC1"/>
    <w:rsid w:val="00A906CE"/>
    <w:rsid w:val="00A90B63"/>
    <w:rsid w:val="00A94466"/>
    <w:rsid w:val="00A94DDA"/>
    <w:rsid w:val="00A975E3"/>
    <w:rsid w:val="00A9772F"/>
    <w:rsid w:val="00AA5E30"/>
    <w:rsid w:val="00AA6542"/>
    <w:rsid w:val="00AB0D83"/>
    <w:rsid w:val="00AB1119"/>
    <w:rsid w:val="00AB16B7"/>
    <w:rsid w:val="00AB16F5"/>
    <w:rsid w:val="00AB1C0B"/>
    <w:rsid w:val="00AB2BA2"/>
    <w:rsid w:val="00AB3535"/>
    <w:rsid w:val="00AB3C31"/>
    <w:rsid w:val="00AB54B5"/>
    <w:rsid w:val="00AB66B3"/>
    <w:rsid w:val="00AB70B1"/>
    <w:rsid w:val="00AC06A3"/>
    <w:rsid w:val="00AC0D11"/>
    <w:rsid w:val="00AC1584"/>
    <w:rsid w:val="00AC16C0"/>
    <w:rsid w:val="00AC1B80"/>
    <w:rsid w:val="00AC34D2"/>
    <w:rsid w:val="00AC3ECE"/>
    <w:rsid w:val="00AC59FA"/>
    <w:rsid w:val="00AC61A4"/>
    <w:rsid w:val="00AC6A67"/>
    <w:rsid w:val="00AC7024"/>
    <w:rsid w:val="00AC74A1"/>
    <w:rsid w:val="00AC7C7C"/>
    <w:rsid w:val="00AD0473"/>
    <w:rsid w:val="00AD0FB2"/>
    <w:rsid w:val="00AD1B7C"/>
    <w:rsid w:val="00AD2032"/>
    <w:rsid w:val="00AD454F"/>
    <w:rsid w:val="00AD4ECB"/>
    <w:rsid w:val="00AD764A"/>
    <w:rsid w:val="00AE0E9D"/>
    <w:rsid w:val="00AE161C"/>
    <w:rsid w:val="00AE2C8E"/>
    <w:rsid w:val="00AE33A3"/>
    <w:rsid w:val="00AE36F7"/>
    <w:rsid w:val="00AE3A70"/>
    <w:rsid w:val="00AE552A"/>
    <w:rsid w:val="00AE7F59"/>
    <w:rsid w:val="00AF0001"/>
    <w:rsid w:val="00AF152B"/>
    <w:rsid w:val="00AF15DF"/>
    <w:rsid w:val="00AF1ED8"/>
    <w:rsid w:val="00AF2EE3"/>
    <w:rsid w:val="00AF3E46"/>
    <w:rsid w:val="00AF4021"/>
    <w:rsid w:val="00AF4875"/>
    <w:rsid w:val="00AF6AB4"/>
    <w:rsid w:val="00AF6AF8"/>
    <w:rsid w:val="00B00152"/>
    <w:rsid w:val="00B01CF7"/>
    <w:rsid w:val="00B032E1"/>
    <w:rsid w:val="00B03BC2"/>
    <w:rsid w:val="00B05320"/>
    <w:rsid w:val="00B0602F"/>
    <w:rsid w:val="00B06804"/>
    <w:rsid w:val="00B06E1E"/>
    <w:rsid w:val="00B07E32"/>
    <w:rsid w:val="00B113C8"/>
    <w:rsid w:val="00B11A4C"/>
    <w:rsid w:val="00B124E3"/>
    <w:rsid w:val="00B130B3"/>
    <w:rsid w:val="00B13256"/>
    <w:rsid w:val="00B13BB0"/>
    <w:rsid w:val="00B14127"/>
    <w:rsid w:val="00B144A0"/>
    <w:rsid w:val="00B1609D"/>
    <w:rsid w:val="00B16EBD"/>
    <w:rsid w:val="00B202D0"/>
    <w:rsid w:val="00B213A1"/>
    <w:rsid w:val="00B231CA"/>
    <w:rsid w:val="00B23489"/>
    <w:rsid w:val="00B23F12"/>
    <w:rsid w:val="00B24F3B"/>
    <w:rsid w:val="00B25A8A"/>
    <w:rsid w:val="00B25B3B"/>
    <w:rsid w:val="00B26119"/>
    <w:rsid w:val="00B30856"/>
    <w:rsid w:val="00B30BA6"/>
    <w:rsid w:val="00B30CE7"/>
    <w:rsid w:val="00B31232"/>
    <w:rsid w:val="00B335A3"/>
    <w:rsid w:val="00B37124"/>
    <w:rsid w:val="00B4036D"/>
    <w:rsid w:val="00B40D9C"/>
    <w:rsid w:val="00B410DB"/>
    <w:rsid w:val="00B45105"/>
    <w:rsid w:val="00B45BF9"/>
    <w:rsid w:val="00B5011E"/>
    <w:rsid w:val="00B54B1A"/>
    <w:rsid w:val="00B55F5D"/>
    <w:rsid w:val="00B56973"/>
    <w:rsid w:val="00B56FF8"/>
    <w:rsid w:val="00B6174C"/>
    <w:rsid w:val="00B6297D"/>
    <w:rsid w:val="00B66433"/>
    <w:rsid w:val="00B66727"/>
    <w:rsid w:val="00B704FE"/>
    <w:rsid w:val="00B709C6"/>
    <w:rsid w:val="00B710C7"/>
    <w:rsid w:val="00B71683"/>
    <w:rsid w:val="00B7433F"/>
    <w:rsid w:val="00B80990"/>
    <w:rsid w:val="00B819F5"/>
    <w:rsid w:val="00B82410"/>
    <w:rsid w:val="00B825F5"/>
    <w:rsid w:val="00B82A5E"/>
    <w:rsid w:val="00B83AA6"/>
    <w:rsid w:val="00B83D28"/>
    <w:rsid w:val="00B86554"/>
    <w:rsid w:val="00B87181"/>
    <w:rsid w:val="00B87CF5"/>
    <w:rsid w:val="00B90435"/>
    <w:rsid w:val="00B91202"/>
    <w:rsid w:val="00B9167C"/>
    <w:rsid w:val="00B9214E"/>
    <w:rsid w:val="00B931F1"/>
    <w:rsid w:val="00B93D14"/>
    <w:rsid w:val="00B94043"/>
    <w:rsid w:val="00B94AB7"/>
    <w:rsid w:val="00B95D00"/>
    <w:rsid w:val="00B95F34"/>
    <w:rsid w:val="00B96EA3"/>
    <w:rsid w:val="00B97E2C"/>
    <w:rsid w:val="00BA170C"/>
    <w:rsid w:val="00BA29A2"/>
    <w:rsid w:val="00BA338F"/>
    <w:rsid w:val="00BA63DD"/>
    <w:rsid w:val="00BB0F03"/>
    <w:rsid w:val="00BB199A"/>
    <w:rsid w:val="00BB2BE3"/>
    <w:rsid w:val="00BB2D5D"/>
    <w:rsid w:val="00BB38AF"/>
    <w:rsid w:val="00BB6010"/>
    <w:rsid w:val="00BB63DA"/>
    <w:rsid w:val="00BB6BDC"/>
    <w:rsid w:val="00BB7964"/>
    <w:rsid w:val="00BC14AA"/>
    <w:rsid w:val="00BC1598"/>
    <w:rsid w:val="00BC2A78"/>
    <w:rsid w:val="00BC40C5"/>
    <w:rsid w:val="00BC5322"/>
    <w:rsid w:val="00BD0502"/>
    <w:rsid w:val="00BD067A"/>
    <w:rsid w:val="00BD0E46"/>
    <w:rsid w:val="00BD1E63"/>
    <w:rsid w:val="00BD1F85"/>
    <w:rsid w:val="00BD3CAE"/>
    <w:rsid w:val="00BD5273"/>
    <w:rsid w:val="00BD5BDF"/>
    <w:rsid w:val="00BD64BB"/>
    <w:rsid w:val="00BD6951"/>
    <w:rsid w:val="00BD704D"/>
    <w:rsid w:val="00BE00F6"/>
    <w:rsid w:val="00BE077E"/>
    <w:rsid w:val="00BE0A27"/>
    <w:rsid w:val="00BE3645"/>
    <w:rsid w:val="00BE56DD"/>
    <w:rsid w:val="00BE6D69"/>
    <w:rsid w:val="00BE7184"/>
    <w:rsid w:val="00BE7920"/>
    <w:rsid w:val="00BE7CC7"/>
    <w:rsid w:val="00BE7D3C"/>
    <w:rsid w:val="00BF0FB1"/>
    <w:rsid w:val="00BF1DDC"/>
    <w:rsid w:val="00BF4429"/>
    <w:rsid w:val="00BF49B8"/>
    <w:rsid w:val="00BF7D4E"/>
    <w:rsid w:val="00C02C1E"/>
    <w:rsid w:val="00C02D85"/>
    <w:rsid w:val="00C02D8D"/>
    <w:rsid w:val="00C02E11"/>
    <w:rsid w:val="00C02F08"/>
    <w:rsid w:val="00C035F1"/>
    <w:rsid w:val="00C0424D"/>
    <w:rsid w:val="00C05222"/>
    <w:rsid w:val="00C0548A"/>
    <w:rsid w:val="00C0624D"/>
    <w:rsid w:val="00C07526"/>
    <w:rsid w:val="00C07D39"/>
    <w:rsid w:val="00C1051D"/>
    <w:rsid w:val="00C11171"/>
    <w:rsid w:val="00C1166A"/>
    <w:rsid w:val="00C127D2"/>
    <w:rsid w:val="00C129FE"/>
    <w:rsid w:val="00C12B9C"/>
    <w:rsid w:val="00C13467"/>
    <w:rsid w:val="00C134BF"/>
    <w:rsid w:val="00C13660"/>
    <w:rsid w:val="00C13E55"/>
    <w:rsid w:val="00C1421C"/>
    <w:rsid w:val="00C156DD"/>
    <w:rsid w:val="00C218B2"/>
    <w:rsid w:val="00C234D6"/>
    <w:rsid w:val="00C243EC"/>
    <w:rsid w:val="00C24F3A"/>
    <w:rsid w:val="00C25030"/>
    <w:rsid w:val="00C25D65"/>
    <w:rsid w:val="00C26A60"/>
    <w:rsid w:val="00C27241"/>
    <w:rsid w:val="00C326A4"/>
    <w:rsid w:val="00C33863"/>
    <w:rsid w:val="00C33F8F"/>
    <w:rsid w:val="00C34388"/>
    <w:rsid w:val="00C347DF"/>
    <w:rsid w:val="00C36D49"/>
    <w:rsid w:val="00C40972"/>
    <w:rsid w:val="00C40D1F"/>
    <w:rsid w:val="00C45B1E"/>
    <w:rsid w:val="00C45CC6"/>
    <w:rsid w:val="00C47286"/>
    <w:rsid w:val="00C475F7"/>
    <w:rsid w:val="00C47BFD"/>
    <w:rsid w:val="00C514B1"/>
    <w:rsid w:val="00C520A1"/>
    <w:rsid w:val="00C53353"/>
    <w:rsid w:val="00C540E8"/>
    <w:rsid w:val="00C557C9"/>
    <w:rsid w:val="00C55FD8"/>
    <w:rsid w:val="00C570C7"/>
    <w:rsid w:val="00C57A2A"/>
    <w:rsid w:val="00C60583"/>
    <w:rsid w:val="00C611A4"/>
    <w:rsid w:val="00C62C58"/>
    <w:rsid w:val="00C64060"/>
    <w:rsid w:val="00C64542"/>
    <w:rsid w:val="00C645AA"/>
    <w:rsid w:val="00C64877"/>
    <w:rsid w:val="00C6616C"/>
    <w:rsid w:val="00C67276"/>
    <w:rsid w:val="00C70B61"/>
    <w:rsid w:val="00C718D8"/>
    <w:rsid w:val="00C75C7A"/>
    <w:rsid w:val="00C77EBF"/>
    <w:rsid w:val="00C80DE2"/>
    <w:rsid w:val="00C81DEA"/>
    <w:rsid w:val="00C82861"/>
    <w:rsid w:val="00C9148D"/>
    <w:rsid w:val="00C92E54"/>
    <w:rsid w:val="00C93169"/>
    <w:rsid w:val="00C93BB7"/>
    <w:rsid w:val="00C93FFA"/>
    <w:rsid w:val="00C940B7"/>
    <w:rsid w:val="00C95440"/>
    <w:rsid w:val="00C95AAA"/>
    <w:rsid w:val="00C95AD1"/>
    <w:rsid w:val="00C95D37"/>
    <w:rsid w:val="00C96BC4"/>
    <w:rsid w:val="00CA1580"/>
    <w:rsid w:val="00CA2452"/>
    <w:rsid w:val="00CA3057"/>
    <w:rsid w:val="00CA4AD1"/>
    <w:rsid w:val="00CA4C56"/>
    <w:rsid w:val="00CA68D2"/>
    <w:rsid w:val="00CA793A"/>
    <w:rsid w:val="00CA7D9E"/>
    <w:rsid w:val="00CB01E5"/>
    <w:rsid w:val="00CB028D"/>
    <w:rsid w:val="00CB062C"/>
    <w:rsid w:val="00CB06D3"/>
    <w:rsid w:val="00CB0D79"/>
    <w:rsid w:val="00CB0FD2"/>
    <w:rsid w:val="00CB1479"/>
    <w:rsid w:val="00CB2E31"/>
    <w:rsid w:val="00CB3B0A"/>
    <w:rsid w:val="00CB44BC"/>
    <w:rsid w:val="00CB4D61"/>
    <w:rsid w:val="00CB54B2"/>
    <w:rsid w:val="00CC0678"/>
    <w:rsid w:val="00CC24A5"/>
    <w:rsid w:val="00CC2930"/>
    <w:rsid w:val="00CC3644"/>
    <w:rsid w:val="00CC56CC"/>
    <w:rsid w:val="00CC5A06"/>
    <w:rsid w:val="00CD1254"/>
    <w:rsid w:val="00CD5D55"/>
    <w:rsid w:val="00CD60AD"/>
    <w:rsid w:val="00CD6AAB"/>
    <w:rsid w:val="00CD780C"/>
    <w:rsid w:val="00CD7FF8"/>
    <w:rsid w:val="00CE0039"/>
    <w:rsid w:val="00CE0930"/>
    <w:rsid w:val="00CE193B"/>
    <w:rsid w:val="00CE1FBC"/>
    <w:rsid w:val="00CE3FE5"/>
    <w:rsid w:val="00CE471A"/>
    <w:rsid w:val="00CE6018"/>
    <w:rsid w:val="00CE6C64"/>
    <w:rsid w:val="00CE71B6"/>
    <w:rsid w:val="00CF02AA"/>
    <w:rsid w:val="00CF303C"/>
    <w:rsid w:val="00CF4912"/>
    <w:rsid w:val="00CF5B82"/>
    <w:rsid w:val="00CF7B77"/>
    <w:rsid w:val="00D03660"/>
    <w:rsid w:val="00D058D4"/>
    <w:rsid w:val="00D1283C"/>
    <w:rsid w:val="00D14153"/>
    <w:rsid w:val="00D156B7"/>
    <w:rsid w:val="00D15F49"/>
    <w:rsid w:val="00D16C5F"/>
    <w:rsid w:val="00D17101"/>
    <w:rsid w:val="00D17372"/>
    <w:rsid w:val="00D17BDF"/>
    <w:rsid w:val="00D200FF"/>
    <w:rsid w:val="00D221B1"/>
    <w:rsid w:val="00D23B9D"/>
    <w:rsid w:val="00D25A66"/>
    <w:rsid w:val="00D26EBC"/>
    <w:rsid w:val="00D27AFC"/>
    <w:rsid w:val="00D30139"/>
    <w:rsid w:val="00D31676"/>
    <w:rsid w:val="00D3368D"/>
    <w:rsid w:val="00D33BF2"/>
    <w:rsid w:val="00D33D29"/>
    <w:rsid w:val="00D35793"/>
    <w:rsid w:val="00D402F6"/>
    <w:rsid w:val="00D40C91"/>
    <w:rsid w:val="00D40D6D"/>
    <w:rsid w:val="00D41FC6"/>
    <w:rsid w:val="00D42EF6"/>
    <w:rsid w:val="00D43D61"/>
    <w:rsid w:val="00D443A7"/>
    <w:rsid w:val="00D443E7"/>
    <w:rsid w:val="00D447B4"/>
    <w:rsid w:val="00D4687D"/>
    <w:rsid w:val="00D47045"/>
    <w:rsid w:val="00D47483"/>
    <w:rsid w:val="00D500EF"/>
    <w:rsid w:val="00D50427"/>
    <w:rsid w:val="00D52321"/>
    <w:rsid w:val="00D54D9E"/>
    <w:rsid w:val="00D557A2"/>
    <w:rsid w:val="00D562FF"/>
    <w:rsid w:val="00D56ACE"/>
    <w:rsid w:val="00D57139"/>
    <w:rsid w:val="00D575EB"/>
    <w:rsid w:val="00D60E97"/>
    <w:rsid w:val="00D622CC"/>
    <w:rsid w:val="00D62D59"/>
    <w:rsid w:val="00D63CE7"/>
    <w:rsid w:val="00D649CF"/>
    <w:rsid w:val="00D654FA"/>
    <w:rsid w:val="00D665C6"/>
    <w:rsid w:val="00D70AAA"/>
    <w:rsid w:val="00D726A9"/>
    <w:rsid w:val="00D72D07"/>
    <w:rsid w:val="00D73DEA"/>
    <w:rsid w:val="00D75C48"/>
    <w:rsid w:val="00D75C4C"/>
    <w:rsid w:val="00D76AEA"/>
    <w:rsid w:val="00D76F74"/>
    <w:rsid w:val="00D770D3"/>
    <w:rsid w:val="00D817A9"/>
    <w:rsid w:val="00D84991"/>
    <w:rsid w:val="00D84D99"/>
    <w:rsid w:val="00D85002"/>
    <w:rsid w:val="00D85671"/>
    <w:rsid w:val="00D85D70"/>
    <w:rsid w:val="00D85E3B"/>
    <w:rsid w:val="00D86A42"/>
    <w:rsid w:val="00D86F10"/>
    <w:rsid w:val="00D87139"/>
    <w:rsid w:val="00D872BE"/>
    <w:rsid w:val="00D87AB1"/>
    <w:rsid w:val="00D90875"/>
    <w:rsid w:val="00D9160A"/>
    <w:rsid w:val="00D93767"/>
    <w:rsid w:val="00D9469C"/>
    <w:rsid w:val="00D95E96"/>
    <w:rsid w:val="00D96AC2"/>
    <w:rsid w:val="00D96DB7"/>
    <w:rsid w:val="00D9722F"/>
    <w:rsid w:val="00D97789"/>
    <w:rsid w:val="00D97C03"/>
    <w:rsid w:val="00D97D96"/>
    <w:rsid w:val="00DA041B"/>
    <w:rsid w:val="00DA0632"/>
    <w:rsid w:val="00DA20CE"/>
    <w:rsid w:val="00DA285C"/>
    <w:rsid w:val="00DA7D04"/>
    <w:rsid w:val="00DB1345"/>
    <w:rsid w:val="00DB1D0B"/>
    <w:rsid w:val="00DC03F1"/>
    <w:rsid w:val="00DC42AE"/>
    <w:rsid w:val="00DC5771"/>
    <w:rsid w:val="00DC7623"/>
    <w:rsid w:val="00DC7918"/>
    <w:rsid w:val="00DD0B2C"/>
    <w:rsid w:val="00DD2DE5"/>
    <w:rsid w:val="00DD3030"/>
    <w:rsid w:val="00DD30BA"/>
    <w:rsid w:val="00DD524D"/>
    <w:rsid w:val="00DD553F"/>
    <w:rsid w:val="00DD5AA2"/>
    <w:rsid w:val="00DE02BC"/>
    <w:rsid w:val="00DE3D12"/>
    <w:rsid w:val="00DE4752"/>
    <w:rsid w:val="00DE4EAB"/>
    <w:rsid w:val="00DF30DD"/>
    <w:rsid w:val="00DF3580"/>
    <w:rsid w:val="00DF4086"/>
    <w:rsid w:val="00DF5CC2"/>
    <w:rsid w:val="00DF7B4E"/>
    <w:rsid w:val="00DF7C4A"/>
    <w:rsid w:val="00E000C2"/>
    <w:rsid w:val="00E006A8"/>
    <w:rsid w:val="00E011C7"/>
    <w:rsid w:val="00E01506"/>
    <w:rsid w:val="00E01975"/>
    <w:rsid w:val="00E03F39"/>
    <w:rsid w:val="00E053F6"/>
    <w:rsid w:val="00E10B1E"/>
    <w:rsid w:val="00E1369E"/>
    <w:rsid w:val="00E13728"/>
    <w:rsid w:val="00E138BE"/>
    <w:rsid w:val="00E13ABB"/>
    <w:rsid w:val="00E15029"/>
    <w:rsid w:val="00E1619A"/>
    <w:rsid w:val="00E20A2F"/>
    <w:rsid w:val="00E20D87"/>
    <w:rsid w:val="00E2160C"/>
    <w:rsid w:val="00E22F4C"/>
    <w:rsid w:val="00E24C2B"/>
    <w:rsid w:val="00E24CE4"/>
    <w:rsid w:val="00E258B5"/>
    <w:rsid w:val="00E26ED3"/>
    <w:rsid w:val="00E27CE3"/>
    <w:rsid w:val="00E30E63"/>
    <w:rsid w:val="00E31E53"/>
    <w:rsid w:val="00E32431"/>
    <w:rsid w:val="00E34492"/>
    <w:rsid w:val="00E3473B"/>
    <w:rsid w:val="00E35617"/>
    <w:rsid w:val="00E35763"/>
    <w:rsid w:val="00E37027"/>
    <w:rsid w:val="00E37AD6"/>
    <w:rsid w:val="00E416B3"/>
    <w:rsid w:val="00E427AF"/>
    <w:rsid w:val="00E42879"/>
    <w:rsid w:val="00E42FB8"/>
    <w:rsid w:val="00E452A4"/>
    <w:rsid w:val="00E45DB0"/>
    <w:rsid w:val="00E46E28"/>
    <w:rsid w:val="00E55CE1"/>
    <w:rsid w:val="00E55CF0"/>
    <w:rsid w:val="00E55F62"/>
    <w:rsid w:val="00E5605B"/>
    <w:rsid w:val="00E56E23"/>
    <w:rsid w:val="00E571CC"/>
    <w:rsid w:val="00E60DD9"/>
    <w:rsid w:val="00E628ED"/>
    <w:rsid w:val="00E632CB"/>
    <w:rsid w:val="00E634BA"/>
    <w:rsid w:val="00E6440C"/>
    <w:rsid w:val="00E6444F"/>
    <w:rsid w:val="00E669C2"/>
    <w:rsid w:val="00E66BE9"/>
    <w:rsid w:val="00E66C0F"/>
    <w:rsid w:val="00E67FFB"/>
    <w:rsid w:val="00E70761"/>
    <w:rsid w:val="00E71D69"/>
    <w:rsid w:val="00E71ECD"/>
    <w:rsid w:val="00E74385"/>
    <w:rsid w:val="00E75ADB"/>
    <w:rsid w:val="00E763E3"/>
    <w:rsid w:val="00E76AA5"/>
    <w:rsid w:val="00E77227"/>
    <w:rsid w:val="00E80734"/>
    <w:rsid w:val="00E8339A"/>
    <w:rsid w:val="00E8438A"/>
    <w:rsid w:val="00E851AB"/>
    <w:rsid w:val="00E86971"/>
    <w:rsid w:val="00E87077"/>
    <w:rsid w:val="00E90EEA"/>
    <w:rsid w:val="00E91135"/>
    <w:rsid w:val="00E93212"/>
    <w:rsid w:val="00E95357"/>
    <w:rsid w:val="00E9697F"/>
    <w:rsid w:val="00E96EAA"/>
    <w:rsid w:val="00E97593"/>
    <w:rsid w:val="00EA1560"/>
    <w:rsid w:val="00EA2973"/>
    <w:rsid w:val="00EA3BB4"/>
    <w:rsid w:val="00EA4F58"/>
    <w:rsid w:val="00EA512B"/>
    <w:rsid w:val="00EA5C90"/>
    <w:rsid w:val="00EB0DC5"/>
    <w:rsid w:val="00EB1AA5"/>
    <w:rsid w:val="00EB1D02"/>
    <w:rsid w:val="00EB2425"/>
    <w:rsid w:val="00EB2546"/>
    <w:rsid w:val="00EB32AE"/>
    <w:rsid w:val="00EB4D0E"/>
    <w:rsid w:val="00EB58C7"/>
    <w:rsid w:val="00EB70F6"/>
    <w:rsid w:val="00EB7650"/>
    <w:rsid w:val="00EB76B8"/>
    <w:rsid w:val="00EC32E5"/>
    <w:rsid w:val="00EC5A9E"/>
    <w:rsid w:val="00EC67D6"/>
    <w:rsid w:val="00EC7B76"/>
    <w:rsid w:val="00ED2176"/>
    <w:rsid w:val="00ED3371"/>
    <w:rsid w:val="00ED35ED"/>
    <w:rsid w:val="00ED3EAD"/>
    <w:rsid w:val="00ED4080"/>
    <w:rsid w:val="00ED5057"/>
    <w:rsid w:val="00ED5A76"/>
    <w:rsid w:val="00EE0259"/>
    <w:rsid w:val="00EE06E8"/>
    <w:rsid w:val="00EE27B3"/>
    <w:rsid w:val="00EE2B71"/>
    <w:rsid w:val="00EE2E58"/>
    <w:rsid w:val="00EE33FE"/>
    <w:rsid w:val="00EE5BB7"/>
    <w:rsid w:val="00EE5E79"/>
    <w:rsid w:val="00EE791B"/>
    <w:rsid w:val="00EF0CC8"/>
    <w:rsid w:val="00EF106C"/>
    <w:rsid w:val="00EF1AAA"/>
    <w:rsid w:val="00EF1E30"/>
    <w:rsid w:val="00EF30A5"/>
    <w:rsid w:val="00EF3247"/>
    <w:rsid w:val="00EF3EC2"/>
    <w:rsid w:val="00EF4F99"/>
    <w:rsid w:val="00EF5E68"/>
    <w:rsid w:val="00EF60B3"/>
    <w:rsid w:val="00EF6254"/>
    <w:rsid w:val="00EF6A80"/>
    <w:rsid w:val="00EF74D1"/>
    <w:rsid w:val="00EF74EA"/>
    <w:rsid w:val="00F00888"/>
    <w:rsid w:val="00F02701"/>
    <w:rsid w:val="00F13245"/>
    <w:rsid w:val="00F16260"/>
    <w:rsid w:val="00F16D71"/>
    <w:rsid w:val="00F179AA"/>
    <w:rsid w:val="00F202B6"/>
    <w:rsid w:val="00F225FF"/>
    <w:rsid w:val="00F24F02"/>
    <w:rsid w:val="00F25489"/>
    <w:rsid w:val="00F260B4"/>
    <w:rsid w:val="00F3095C"/>
    <w:rsid w:val="00F32265"/>
    <w:rsid w:val="00F328C6"/>
    <w:rsid w:val="00F330B6"/>
    <w:rsid w:val="00F33633"/>
    <w:rsid w:val="00F34A79"/>
    <w:rsid w:val="00F378C1"/>
    <w:rsid w:val="00F37C72"/>
    <w:rsid w:val="00F440E9"/>
    <w:rsid w:val="00F444E4"/>
    <w:rsid w:val="00F45502"/>
    <w:rsid w:val="00F456DB"/>
    <w:rsid w:val="00F46288"/>
    <w:rsid w:val="00F47419"/>
    <w:rsid w:val="00F47F89"/>
    <w:rsid w:val="00F50DD0"/>
    <w:rsid w:val="00F51ADF"/>
    <w:rsid w:val="00F53F8B"/>
    <w:rsid w:val="00F5425C"/>
    <w:rsid w:val="00F543E0"/>
    <w:rsid w:val="00F55957"/>
    <w:rsid w:val="00F55DFD"/>
    <w:rsid w:val="00F56EA2"/>
    <w:rsid w:val="00F57AC2"/>
    <w:rsid w:val="00F57FA5"/>
    <w:rsid w:val="00F6012C"/>
    <w:rsid w:val="00F60CBF"/>
    <w:rsid w:val="00F60EF5"/>
    <w:rsid w:val="00F64038"/>
    <w:rsid w:val="00F64AFF"/>
    <w:rsid w:val="00F65B7D"/>
    <w:rsid w:val="00F65BC0"/>
    <w:rsid w:val="00F65BF6"/>
    <w:rsid w:val="00F6698E"/>
    <w:rsid w:val="00F67261"/>
    <w:rsid w:val="00F677D7"/>
    <w:rsid w:val="00F70BA0"/>
    <w:rsid w:val="00F70FEB"/>
    <w:rsid w:val="00F72EC9"/>
    <w:rsid w:val="00F743E1"/>
    <w:rsid w:val="00F77864"/>
    <w:rsid w:val="00F804BA"/>
    <w:rsid w:val="00F80C71"/>
    <w:rsid w:val="00F826BC"/>
    <w:rsid w:val="00F82A6D"/>
    <w:rsid w:val="00F82F16"/>
    <w:rsid w:val="00F83660"/>
    <w:rsid w:val="00F844B4"/>
    <w:rsid w:val="00F85662"/>
    <w:rsid w:val="00F8643E"/>
    <w:rsid w:val="00F90928"/>
    <w:rsid w:val="00F90DC6"/>
    <w:rsid w:val="00F94BB8"/>
    <w:rsid w:val="00F9530C"/>
    <w:rsid w:val="00F9609E"/>
    <w:rsid w:val="00F97FA9"/>
    <w:rsid w:val="00FA1F47"/>
    <w:rsid w:val="00FA244D"/>
    <w:rsid w:val="00FA3CCE"/>
    <w:rsid w:val="00FA4045"/>
    <w:rsid w:val="00FA4452"/>
    <w:rsid w:val="00FA6265"/>
    <w:rsid w:val="00FA6A72"/>
    <w:rsid w:val="00FA6BF1"/>
    <w:rsid w:val="00FB0294"/>
    <w:rsid w:val="00FB0828"/>
    <w:rsid w:val="00FB1B8C"/>
    <w:rsid w:val="00FB35D9"/>
    <w:rsid w:val="00FB4145"/>
    <w:rsid w:val="00FB47EE"/>
    <w:rsid w:val="00FB74FC"/>
    <w:rsid w:val="00FB7502"/>
    <w:rsid w:val="00FC043B"/>
    <w:rsid w:val="00FC0AA5"/>
    <w:rsid w:val="00FC0ACC"/>
    <w:rsid w:val="00FC29A6"/>
    <w:rsid w:val="00FC331A"/>
    <w:rsid w:val="00FC3625"/>
    <w:rsid w:val="00FC37C1"/>
    <w:rsid w:val="00FC3C60"/>
    <w:rsid w:val="00FC4710"/>
    <w:rsid w:val="00FC4BEB"/>
    <w:rsid w:val="00FC6708"/>
    <w:rsid w:val="00FD71C9"/>
    <w:rsid w:val="00FE00D5"/>
    <w:rsid w:val="00FE053B"/>
    <w:rsid w:val="00FE08AC"/>
    <w:rsid w:val="00FE3569"/>
    <w:rsid w:val="00FF2D5E"/>
    <w:rsid w:val="00FF326A"/>
    <w:rsid w:val="00FF33D1"/>
    <w:rsid w:val="00FF4856"/>
    <w:rsid w:val="00FF6892"/>
    <w:rsid w:val="00FF77C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CF32F"/>
  <w15:docId w15:val="{F1EF2866-F36F-A94D-B31D-573399EB0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de-DE"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C03F1"/>
    <w:pPr>
      <w:spacing w:before="240"/>
    </w:pPr>
    <w:rPr>
      <w:rFonts w:asciiTheme="majorBidi" w:hAnsiTheme="majorBidi" w:cstheme="majorBidi"/>
    </w:rPr>
  </w:style>
  <w:style w:type="paragraph" w:styleId="Heading1">
    <w:name w:val="heading 1"/>
    <w:basedOn w:val="Normal"/>
    <w:next w:val="Normal"/>
    <w:link w:val="Heading1Char"/>
    <w:rsid w:val="003220EC"/>
    <w:pPr>
      <w:keepNext/>
      <w:keepLines/>
      <w:numPr>
        <w:numId w:val="28"/>
      </w:numPr>
      <w:spacing w:before="400" w:after="120"/>
      <w:outlineLvl w:val="0"/>
    </w:pPr>
    <w:rPr>
      <w:b/>
      <w:bCs/>
      <w:sz w:val="28"/>
      <w:szCs w:val="28"/>
    </w:rPr>
  </w:style>
  <w:style w:type="paragraph" w:styleId="Heading2">
    <w:name w:val="heading 2"/>
    <w:basedOn w:val="Normal"/>
    <w:next w:val="Normal"/>
    <w:link w:val="Heading2Char"/>
    <w:rsid w:val="004F2D87"/>
    <w:pPr>
      <w:numPr>
        <w:ilvl w:val="1"/>
        <w:numId w:val="28"/>
      </w:numPr>
      <w:spacing w:before="360"/>
      <w:outlineLvl w:val="1"/>
    </w:pPr>
    <w:rPr>
      <w:b/>
      <w:bCs/>
      <w:sz w:val="26"/>
      <w:szCs w:val="26"/>
    </w:rPr>
  </w:style>
  <w:style w:type="paragraph" w:styleId="Heading3">
    <w:name w:val="heading 3"/>
    <w:basedOn w:val="Normal"/>
    <w:next w:val="Normal"/>
    <w:link w:val="Heading3Char"/>
    <w:rsid w:val="009E542C"/>
    <w:pPr>
      <w:keepNext/>
      <w:keepLines/>
      <w:numPr>
        <w:ilvl w:val="2"/>
        <w:numId w:val="28"/>
      </w:numPr>
      <w:spacing w:after="80"/>
      <w:ind w:left="709"/>
      <w:outlineLvl w:val="2"/>
    </w:pPr>
    <w:rPr>
      <w:b/>
      <w:bCs/>
      <w:sz w:val="24"/>
      <w:szCs w:val="24"/>
    </w:rPr>
  </w:style>
  <w:style w:type="paragraph" w:styleId="Heading4">
    <w:name w:val="heading 4"/>
    <w:basedOn w:val="Normal"/>
    <w:next w:val="Normal"/>
    <w:link w:val="Heading4Char"/>
    <w:rsid w:val="00FF6892"/>
    <w:pPr>
      <w:keepNext/>
      <w:keepLines/>
      <w:numPr>
        <w:ilvl w:val="3"/>
        <w:numId w:val="28"/>
      </w:numPr>
      <w:spacing w:before="280" w:after="80"/>
      <w:outlineLvl w:val="3"/>
    </w:pPr>
    <w:rPr>
      <w:b/>
      <w:bCs/>
      <w:color w:val="000000" w:themeColor="text1"/>
    </w:rPr>
  </w:style>
  <w:style w:type="paragraph" w:styleId="Heading5">
    <w:name w:val="heading 5"/>
    <w:basedOn w:val="Normal"/>
    <w:next w:val="Normal"/>
    <w:link w:val="Heading5Char"/>
    <w:rsid w:val="000D220C"/>
    <w:pPr>
      <w:keepNext/>
      <w:keepLines/>
      <w:numPr>
        <w:ilvl w:val="4"/>
        <w:numId w:val="28"/>
      </w:numPr>
      <w:spacing w:after="80"/>
      <w:outlineLvl w:val="4"/>
    </w:pPr>
    <w:rPr>
      <w:b/>
      <w:bCs/>
      <w:color w:val="000000" w:themeColor="text1"/>
    </w:rPr>
  </w:style>
  <w:style w:type="paragraph" w:styleId="Heading6">
    <w:name w:val="heading 6"/>
    <w:basedOn w:val="Normal"/>
    <w:next w:val="Normal"/>
    <w:link w:val="Heading6Char"/>
    <w:rsid w:val="000D220C"/>
    <w:pPr>
      <w:keepNext/>
      <w:keepLines/>
      <w:numPr>
        <w:ilvl w:val="5"/>
        <w:numId w:val="28"/>
      </w:numPr>
      <w:spacing w:after="80"/>
      <w:outlineLvl w:val="5"/>
    </w:pPr>
    <w:rPr>
      <w:b/>
      <w:bCs/>
      <w:iCs/>
      <w:color w:val="000000" w:themeColor="text1"/>
    </w:rPr>
  </w:style>
  <w:style w:type="paragraph" w:styleId="Heading7">
    <w:name w:val="heading 7"/>
    <w:basedOn w:val="Normal"/>
    <w:next w:val="Normal"/>
    <w:link w:val="Heading7Char"/>
    <w:uiPriority w:val="9"/>
    <w:semiHidden/>
    <w:unhideWhenUsed/>
    <w:qFormat/>
    <w:rsid w:val="00BF0ACD"/>
    <w:pPr>
      <w:keepNext/>
      <w:keepLines/>
      <w:numPr>
        <w:ilvl w:val="6"/>
        <w:numId w:val="28"/>
      </w:numPr>
      <w:spacing w:before="20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BF0ACD"/>
    <w:pPr>
      <w:keepNext/>
      <w:keepLines/>
      <w:numPr>
        <w:ilvl w:val="7"/>
        <w:numId w:val="28"/>
      </w:numPr>
      <w:spacing w:before="20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BF0ACD"/>
    <w:pPr>
      <w:keepNext/>
      <w:keepLines/>
      <w:numPr>
        <w:ilvl w:val="8"/>
        <w:numId w:val="28"/>
      </w:numPr>
      <w:spacing w:before="20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after="60"/>
    </w:pPr>
    <w:rPr>
      <w:sz w:val="52"/>
      <w:szCs w:val="52"/>
    </w:rPr>
  </w:style>
  <w:style w:type="paragraph" w:styleId="Subtitle">
    <w:name w:val="Subtitle"/>
    <w:basedOn w:val="Normal"/>
    <w:next w:val="Normal"/>
    <w:link w:val="SubtitleChar"/>
    <w:pPr>
      <w:keepNext/>
      <w:keepLines/>
      <w:spacing w:after="320"/>
    </w:pPr>
    <w:rPr>
      <w:rFonts w:ascii="Arial" w:hAnsi="Arial" w:cs="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D59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96B"/>
    <w:rPr>
      <w:rFonts w:ascii="Tahoma" w:hAnsi="Tahoma" w:cs="Tahoma"/>
      <w:sz w:val="16"/>
      <w:szCs w:val="16"/>
    </w:rPr>
  </w:style>
  <w:style w:type="paragraph" w:styleId="Caption">
    <w:name w:val="caption"/>
    <w:basedOn w:val="Normal"/>
    <w:next w:val="Normal"/>
    <w:uiPriority w:val="35"/>
    <w:unhideWhenUsed/>
    <w:qFormat/>
    <w:rsid w:val="00796991"/>
    <w:pPr>
      <w:spacing w:after="200" w:line="240" w:lineRule="auto"/>
    </w:pPr>
    <w:rPr>
      <w:color w:val="000000" w:themeColor="text1"/>
    </w:rPr>
  </w:style>
  <w:style w:type="table" w:styleId="TableGrid">
    <w:name w:val="Table Grid"/>
    <w:basedOn w:val="TableNormal"/>
    <w:uiPriority w:val="59"/>
    <w:rsid w:val="00F300B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BF0AC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F0A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0AC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F0ACD"/>
    <w:pPr>
      <w:ind w:left="720"/>
      <w:contextualSpacing/>
    </w:pPr>
  </w:style>
  <w:style w:type="character" w:styleId="PlaceholderText">
    <w:name w:val="Placeholder Text"/>
    <w:basedOn w:val="DefaultParagraphFont"/>
    <w:uiPriority w:val="99"/>
    <w:semiHidden/>
    <w:rsid w:val="00C02215"/>
    <w:rPr>
      <w:color w:val="808080"/>
    </w:rPr>
  </w:style>
  <w:style w:type="paragraph" w:styleId="EndnoteText">
    <w:name w:val="endnote text"/>
    <w:basedOn w:val="Normal"/>
    <w:link w:val="EndnoteTextChar"/>
    <w:uiPriority w:val="99"/>
    <w:semiHidden/>
    <w:unhideWhenUsed/>
    <w:rsid w:val="0081415D"/>
    <w:pPr>
      <w:spacing w:line="240" w:lineRule="auto"/>
    </w:pPr>
    <w:rPr>
      <w:sz w:val="20"/>
      <w:szCs w:val="20"/>
    </w:rPr>
  </w:style>
  <w:style w:type="character" w:customStyle="1" w:styleId="EndnoteTextChar">
    <w:name w:val="Endnote Text Char"/>
    <w:basedOn w:val="DefaultParagraphFont"/>
    <w:link w:val="EndnoteText"/>
    <w:uiPriority w:val="99"/>
    <w:semiHidden/>
    <w:rsid w:val="0081415D"/>
    <w:rPr>
      <w:rFonts w:asciiTheme="majorBidi" w:hAnsiTheme="majorBidi" w:cstheme="majorBidi"/>
      <w:sz w:val="20"/>
      <w:szCs w:val="20"/>
    </w:rPr>
  </w:style>
  <w:style w:type="character" w:styleId="EndnoteReference">
    <w:name w:val="endnote reference"/>
    <w:basedOn w:val="DefaultParagraphFont"/>
    <w:uiPriority w:val="99"/>
    <w:semiHidden/>
    <w:unhideWhenUsed/>
    <w:rsid w:val="0081415D"/>
    <w:rPr>
      <w:vertAlign w:val="superscript"/>
    </w:rPr>
  </w:style>
  <w:style w:type="paragraph" w:styleId="FootnoteText">
    <w:name w:val="footnote text"/>
    <w:basedOn w:val="Normal"/>
    <w:link w:val="FootnoteTextChar"/>
    <w:uiPriority w:val="99"/>
    <w:unhideWhenUsed/>
    <w:rsid w:val="0081415D"/>
    <w:pPr>
      <w:spacing w:line="240" w:lineRule="auto"/>
    </w:pPr>
    <w:rPr>
      <w:sz w:val="20"/>
      <w:szCs w:val="20"/>
    </w:rPr>
  </w:style>
  <w:style w:type="character" w:customStyle="1" w:styleId="FootnoteTextChar">
    <w:name w:val="Footnote Text Char"/>
    <w:basedOn w:val="DefaultParagraphFont"/>
    <w:link w:val="FootnoteText"/>
    <w:uiPriority w:val="99"/>
    <w:rsid w:val="0081415D"/>
    <w:rPr>
      <w:rFonts w:asciiTheme="majorBidi" w:hAnsiTheme="majorBidi" w:cstheme="majorBidi"/>
      <w:sz w:val="20"/>
      <w:szCs w:val="20"/>
    </w:rPr>
  </w:style>
  <w:style w:type="character" w:styleId="FootnoteReference">
    <w:name w:val="footnote reference"/>
    <w:basedOn w:val="DefaultParagraphFont"/>
    <w:uiPriority w:val="99"/>
    <w:semiHidden/>
    <w:unhideWhenUsed/>
    <w:rsid w:val="0081415D"/>
    <w:rPr>
      <w:vertAlign w:val="superscript"/>
    </w:rPr>
  </w:style>
  <w:style w:type="character" w:styleId="Hyperlink">
    <w:name w:val="Hyperlink"/>
    <w:basedOn w:val="DefaultParagraphFont"/>
    <w:uiPriority w:val="99"/>
    <w:unhideWhenUsed/>
    <w:rsid w:val="0081415D"/>
    <w:rPr>
      <w:color w:val="0000FF"/>
      <w:u w:val="single"/>
    </w:rPr>
  </w:style>
  <w:style w:type="table" w:customStyle="1" w:styleId="6">
    <w:name w:val="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4">
    <w:name w:val="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3">
    <w:name w:val="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2">
    <w:name w:val="2"/>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Theme="majorBidi" w:hAnsiTheme="majorBidi" w:cstheme="majorBidi"/>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unhideWhenUsed/>
    <w:rsid w:val="00E93212"/>
    <w:pPr>
      <w:spacing w:before="100" w:beforeAutospacing="1" w:after="100" w:afterAutospacing="1" w:line="240" w:lineRule="auto"/>
      <w:jc w:val="left"/>
    </w:pPr>
    <w:rPr>
      <w:rFonts w:ascii="Times New Roman" w:eastAsia="Times New Roman" w:hAnsi="Times New Roman" w:cs="Times New Roman"/>
      <w:sz w:val="24"/>
      <w:szCs w:val="24"/>
      <w:lang w:val="de-DE"/>
    </w:rPr>
  </w:style>
  <w:style w:type="paragraph" w:styleId="NoSpacing">
    <w:name w:val="No Spacing"/>
    <w:uiPriority w:val="1"/>
    <w:qFormat/>
    <w:rsid w:val="00E93212"/>
    <w:pPr>
      <w:spacing w:line="240" w:lineRule="auto"/>
    </w:pPr>
    <w:rPr>
      <w:rFonts w:asciiTheme="majorBidi" w:hAnsiTheme="majorBidi" w:cstheme="majorBidi"/>
    </w:rPr>
  </w:style>
  <w:style w:type="paragraph" w:styleId="CommentSubject">
    <w:name w:val="annotation subject"/>
    <w:basedOn w:val="CommentText"/>
    <w:next w:val="CommentText"/>
    <w:link w:val="CommentSubjectChar"/>
    <w:uiPriority w:val="99"/>
    <w:semiHidden/>
    <w:unhideWhenUsed/>
    <w:rsid w:val="0036346F"/>
    <w:rPr>
      <w:b/>
      <w:bCs/>
    </w:rPr>
  </w:style>
  <w:style w:type="character" w:customStyle="1" w:styleId="CommentSubjectChar">
    <w:name w:val="Comment Subject Char"/>
    <w:basedOn w:val="CommentTextChar"/>
    <w:link w:val="CommentSubject"/>
    <w:uiPriority w:val="99"/>
    <w:semiHidden/>
    <w:rsid w:val="0036346F"/>
    <w:rPr>
      <w:rFonts w:asciiTheme="majorBidi" w:hAnsiTheme="majorBidi" w:cstheme="majorBidi"/>
      <w:b/>
      <w:bCs/>
      <w:sz w:val="20"/>
      <w:szCs w:val="20"/>
    </w:rPr>
  </w:style>
  <w:style w:type="character" w:styleId="Emphasis">
    <w:name w:val="Emphasis"/>
    <w:basedOn w:val="DefaultParagraphFont"/>
    <w:uiPriority w:val="20"/>
    <w:qFormat/>
    <w:rsid w:val="006119A8"/>
    <w:rPr>
      <w:i/>
      <w:iCs/>
    </w:rPr>
  </w:style>
  <w:style w:type="character" w:styleId="Strong">
    <w:name w:val="Strong"/>
    <w:basedOn w:val="DefaultParagraphFont"/>
    <w:uiPriority w:val="22"/>
    <w:qFormat/>
    <w:rsid w:val="00F179AA"/>
    <w:rPr>
      <w:b/>
      <w:bCs/>
    </w:rPr>
  </w:style>
  <w:style w:type="paragraph" w:customStyle="1" w:styleId="table">
    <w:name w:val="table"/>
    <w:basedOn w:val="Normal"/>
    <w:rsid w:val="00EF106C"/>
    <w:pPr>
      <w:spacing w:before="0"/>
    </w:pPr>
  </w:style>
  <w:style w:type="character" w:customStyle="1" w:styleId="UnresolvedMention1">
    <w:name w:val="Unresolved Mention1"/>
    <w:basedOn w:val="DefaultParagraphFont"/>
    <w:uiPriority w:val="99"/>
    <w:semiHidden/>
    <w:unhideWhenUsed/>
    <w:rsid w:val="00274CE6"/>
    <w:rPr>
      <w:color w:val="605E5C"/>
      <w:shd w:val="clear" w:color="auto" w:fill="E1DFDD"/>
    </w:rPr>
  </w:style>
  <w:style w:type="character" w:styleId="FollowedHyperlink">
    <w:name w:val="FollowedHyperlink"/>
    <w:basedOn w:val="DefaultParagraphFont"/>
    <w:uiPriority w:val="99"/>
    <w:semiHidden/>
    <w:unhideWhenUsed/>
    <w:rsid w:val="00EE2B71"/>
    <w:rPr>
      <w:color w:val="800080" w:themeColor="followedHyperlink"/>
      <w:u w:val="single"/>
    </w:rPr>
  </w:style>
  <w:style w:type="paragraph" w:styleId="TOCHeading">
    <w:name w:val="TOC Heading"/>
    <w:basedOn w:val="Heading1"/>
    <w:next w:val="Normal"/>
    <w:uiPriority w:val="39"/>
    <w:unhideWhenUsed/>
    <w:qFormat/>
    <w:rsid w:val="00CE6C64"/>
    <w:pPr>
      <w:numPr>
        <w:numId w:val="0"/>
      </w:numPr>
      <w:spacing w:before="480" w:after="0"/>
      <w:jc w:val="left"/>
      <w:outlineLvl w:val="9"/>
    </w:pPr>
    <w:rPr>
      <w:rFonts w:asciiTheme="majorHAnsi" w:eastAsiaTheme="majorEastAsia" w:hAnsiTheme="majorHAnsi"/>
      <w:color w:val="365F91" w:themeColor="accent1" w:themeShade="BF"/>
      <w:lang w:val="en-US" w:eastAsia="en-US"/>
    </w:rPr>
  </w:style>
  <w:style w:type="paragraph" w:styleId="TOC1">
    <w:name w:val="toc 1"/>
    <w:basedOn w:val="Normal"/>
    <w:next w:val="Normal"/>
    <w:autoRedefine/>
    <w:uiPriority w:val="39"/>
    <w:unhideWhenUsed/>
    <w:rsid w:val="00CE6C64"/>
    <w:pPr>
      <w:spacing w:before="120"/>
      <w:jc w:val="left"/>
    </w:pPr>
    <w:rPr>
      <w:rFonts w:asciiTheme="minorHAnsi" w:hAnsiTheme="minorHAnsi" w:cs="Times New Roman"/>
      <w:b/>
      <w:bCs/>
      <w:i/>
      <w:iCs/>
      <w:sz w:val="24"/>
      <w:szCs w:val="28"/>
    </w:rPr>
  </w:style>
  <w:style w:type="paragraph" w:styleId="TOC2">
    <w:name w:val="toc 2"/>
    <w:basedOn w:val="Normal"/>
    <w:next w:val="Normal"/>
    <w:autoRedefine/>
    <w:uiPriority w:val="39"/>
    <w:unhideWhenUsed/>
    <w:rsid w:val="00CE6C64"/>
    <w:pPr>
      <w:spacing w:before="120"/>
      <w:ind w:left="220"/>
      <w:jc w:val="left"/>
    </w:pPr>
    <w:rPr>
      <w:rFonts w:asciiTheme="minorHAnsi" w:hAnsiTheme="minorHAnsi" w:cs="Times New Roman"/>
      <w:b/>
      <w:bCs/>
      <w:szCs w:val="26"/>
    </w:rPr>
  </w:style>
  <w:style w:type="paragraph" w:styleId="TOC3">
    <w:name w:val="toc 3"/>
    <w:basedOn w:val="Normal"/>
    <w:next w:val="Normal"/>
    <w:autoRedefine/>
    <w:uiPriority w:val="39"/>
    <w:unhideWhenUsed/>
    <w:rsid w:val="00CE6C64"/>
    <w:pPr>
      <w:spacing w:before="0"/>
      <w:ind w:left="440"/>
      <w:jc w:val="left"/>
    </w:pPr>
    <w:rPr>
      <w:rFonts w:asciiTheme="minorHAnsi" w:hAnsiTheme="minorHAnsi" w:cs="Times New Roman"/>
      <w:sz w:val="20"/>
      <w:szCs w:val="24"/>
    </w:rPr>
  </w:style>
  <w:style w:type="paragraph" w:styleId="TOC4">
    <w:name w:val="toc 4"/>
    <w:basedOn w:val="Normal"/>
    <w:next w:val="Normal"/>
    <w:autoRedefine/>
    <w:uiPriority w:val="39"/>
    <w:semiHidden/>
    <w:unhideWhenUsed/>
    <w:rsid w:val="00CE6C64"/>
    <w:pPr>
      <w:spacing w:before="0"/>
      <w:ind w:left="660"/>
      <w:jc w:val="left"/>
    </w:pPr>
    <w:rPr>
      <w:rFonts w:asciiTheme="minorHAnsi" w:hAnsiTheme="minorHAnsi" w:cs="Times New Roman"/>
      <w:sz w:val="20"/>
      <w:szCs w:val="24"/>
    </w:rPr>
  </w:style>
  <w:style w:type="paragraph" w:styleId="TOC5">
    <w:name w:val="toc 5"/>
    <w:basedOn w:val="Normal"/>
    <w:next w:val="Normal"/>
    <w:autoRedefine/>
    <w:uiPriority w:val="39"/>
    <w:semiHidden/>
    <w:unhideWhenUsed/>
    <w:rsid w:val="00CE6C64"/>
    <w:pPr>
      <w:spacing w:before="0"/>
      <w:ind w:left="880"/>
      <w:jc w:val="left"/>
    </w:pPr>
    <w:rPr>
      <w:rFonts w:asciiTheme="minorHAnsi" w:hAnsiTheme="minorHAnsi" w:cs="Times New Roman"/>
      <w:sz w:val="20"/>
      <w:szCs w:val="24"/>
    </w:rPr>
  </w:style>
  <w:style w:type="paragraph" w:styleId="TOC6">
    <w:name w:val="toc 6"/>
    <w:basedOn w:val="Normal"/>
    <w:next w:val="Normal"/>
    <w:autoRedefine/>
    <w:uiPriority w:val="39"/>
    <w:semiHidden/>
    <w:unhideWhenUsed/>
    <w:rsid w:val="00CE6C64"/>
    <w:pPr>
      <w:spacing w:before="0"/>
      <w:ind w:left="1100"/>
      <w:jc w:val="left"/>
    </w:pPr>
    <w:rPr>
      <w:rFonts w:asciiTheme="minorHAnsi" w:hAnsiTheme="minorHAnsi" w:cs="Times New Roman"/>
      <w:sz w:val="20"/>
      <w:szCs w:val="24"/>
    </w:rPr>
  </w:style>
  <w:style w:type="paragraph" w:styleId="TOC7">
    <w:name w:val="toc 7"/>
    <w:basedOn w:val="Normal"/>
    <w:next w:val="Normal"/>
    <w:autoRedefine/>
    <w:uiPriority w:val="39"/>
    <w:semiHidden/>
    <w:unhideWhenUsed/>
    <w:rsid w:val="00CE6C64"/>
    <w:pPr>
      <w:spacing w:before="0"/>
      <w:ind w:left="1320"/>
      <w:jc w:val="left"/>
    </w:pPr>
    <w:rPr>
      <w:rFonts w:asciiTheme="minorHAnsi" w:hAnsiTheme="minorHAnsi" w:cs="Times New Roman"/>
      <w:sz w:val="20"/>
      <w:szCs w:val="24"/>
    </w:rPr>
  </w:style>
  <w:style w:type="paragraph" w:styleId="TOC8">
    <w:name w:val="toc 8"/>
    <w:basedOn w:val="Normal"/>
    <w:next w:val="Normal"/>
    <w:autoRedefine/>
    <w:uiPriority w:val="39"/>
    <w:semiHidden/>
    <w:unhideWhenUsed/>
    <w:rsid w:val="00CE6C64"/>
    <w:pPr>
      <w:spacing w:before="0"/>
      <w:ind w:left="1540"/>
      <w:jc w:val="left"/>
    </w:pPr>
    <w:rPr>
      <w:rFonts w:asciiTheme="minorHAnsi" w:hAnsiTheme="minorHAnsi" w:cs="Times New Roman"/>
      <w:sz w:val="20"/>
      <w:szCs w:val="24"/>
    </w:rPr>
  </w:style>
  <w:style w:type="paragraph" w:styleId="TOC9">
    <w:name w:val="toc 9"/>
    <w:basedOn w:val="Normal"/>
    <w:next w:val="Normal"/>
    <w:autoRedefine/>
    <w:uiPriority w:val="39"/>
    <w:semiHidden/>
    <w:unhideWhenUsed/>
    <w:rsid w:val="00CE6C64"/>
    <w:pPr>
      <w:spacing w:before="0"/>
      <w:ind w:left="1760"/>
      <w:jc w:val="left"/>
    </w:pPr>
    <w:rPr>
      <w:rFonts w:asciiTheme="minorHAnsi" w:hAnsiTheme="minorHAnsi" w:cs="Times New Roman"/>
      <w:sz w:val="20"/>
      <w:szCs w:val="24"/>
    </w:rPr>
  </w:style>
  <w:style w:type="paragraph" w:styleId="Revision">
    <w:name w:val="Revision"/>
    <w:hidden/>
    <w:uiPriority w:val="99"/>
    <w:semiHidden/>
    <w:rsid w:val="00EE0259"/>
    <w:pPr>
      <w:spacing w:line="240" w:lineRule="auto"/>
      <w:jc w:val="left"/>
    </w:pPr>
    <w:rPr>
      <w:rFonts w:asciiTheme="majorBidi" w:hAnsiTheme="majorBidi" w:cstheme="majorBidi"/>
    </w:rPr>
  </w:style>
  <w:style w:type="paragraph" w:styleId="Header">
    <w:name w:val="header"/>
    <w:basedOn w:val="Normal"/>
    <w:link w:val="HeaderChar"/>
    <w:uiPriority w:val="99"/>
    <w:unhideWhenUsed/>
    <w:rsid w:val="00EF60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EF60B3"/>
    <w:rPr>
      <w:rFonts w:asciiTheme="majorBidi" w:hAnsiTheme="majorBidi" w:cstheme="majorBidi"/>
    </w:rPr>
  </w:style>
  <w:style w:type="paragraph" w:styleId="Footer">
    <w:name w:val="footer"/>
    <w:basedOn w:val="Normal"/>
    <w:link w:val="FooterChar"/>
    <w:uiPriority w:val="99"/>
    <w:unhideWhenUsed/>
    <w:rsid w:val="00EF60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EF60B3"/>
    <w:rPr>
      <w:rFonts w:asciiTheme="majorBidi" w:hAnsiTheme="majorBidi" w:cstheme="majorBidi"/>
    </w:rPr>
  </w:style>
  <w:style w:type="character" w:customStyle="1" w:styleId="Heading1Char">
    <w:name w:val="Heading 1 Char"/>
    <w:basedOn w:val="DefaultParagraphFont"/>
    <w:link w:val="Heading1"/>
    <w:rsid w:val="00C514B1"/>
    <w:rPr>
      <w:rFonts w:asciiTheme="majorBidi" w:hAnsiTheme="majorBidi" w:cstheme="majorBidi"/>
      <w:b/>
      <w:bCs/>
      <w:sz w:val="28"/>
      <w:szCs w:val="28"/>
    </w:rPr>
  </w:style>
  <w:style w:type="character" w:customStyle="1" w:styleId="Heading2Char">
    <w:name w:val="Heading 2 Char"/>
    <w:basedOn w:val="DefaultParagraphFont"/>
    <w:link w:val="Heading2"/>
    <w:rsid w:val="004F2D87"/>
    <w:rPr>
      <w:rFonts w:asciiTheme="majorBidi" w:hAnsiTheme="majorBidi" w:cstheme="majorBidi"/>
      <w:b/>
      <w:bCs/>
      <w:sz w:val="26"/>
      <w:szCs w:val="26"/>
    </w:rPr>
  </w:style>
  <w:style w:type="character" w:customStyle="1" w:styleId="Heading3Char">
    <w:name w:val="Heading 3 Char"/>
    <w:basedOn w:val="DefaultParagraphFont"/>
    <w:link w:val="Heading3"/>
    <w:rsid w:val="009E542C"/>
    <w:rPr>
      <w:rFonts w:asciiTheme="majorBidi" w:hAnsiTheme="majorBidi" w:cstheme="majorBidi"/>
      <w:b/>
      <w:bCs/>
      <w:sz w:val="24"/>
      <w:szCs w:val="24"/>
    </w:rPr>
  </w:style>
  <w:style w:type="character" w:customStyle="1" w:styleId="Heading4Char">
    <w:name w:val="Heading 4 Char"/>
    <w:basedOn w:val="DefaultParagraphFont"/>
    <w:link w:val="Heading4"/>
    <w:rsid w:val="00C514B1"/>
    <w:rPr>
      <w:rFonts w:asciiTheme="majorBidi" w:hAnsiTheme="majorBidi" w:cstheme="majorBidi"/>
      <w:b/>
      <w:bCs/>
      <w:color w:val="000000" w:themeColor="text1"/>
    </w:rPr>
  </w:style>
  <w:style w:type="character" w:customStyle="1" w:styleId="Heading5Char">
    <w:name w:val="Heading 5 Char"/>
    <w:basedOn w:val="DefaultParagraphFont"/>
    <w:link w:val="Heading5"/>
    <w:rsid w:val="00C514B1"/>
    <w:rPr>
      <w:rFonts w:asciiTheme="majorBidi" w:hAnsiTheme="majorBidi" w:cstheme="majorBidi"/>
      <w:b/>
      <w:bCs/>
      <w:color w:val="000000" w:themeColor="text1"/>
    </w:rPr>
  </w:style>
  <w:style w:type="character" w:customStyle="1" w:styleId="Heading6Char">
    <w:name w:val="Heading 6 Char"/>
    <w:basedOn w:val="DefaultParagraphFont"/>
    <w:link w:val="Heading6"/>
    <w:rsid w:val="00C514B1"/>
    <w:rPr>
      <w:rFonts w:asciiTheme="majorBidi" w:hAnsiTheme="majorBidi" w:cstheme="majorBidi"/>
      <w:b/>
      <w:bCs/>
      <w:iCs/>
      <w:color w:val="000000" w:themeColor="text1"/>
    </w:rPr>
  </w:style>
  <w:style w:type="character" w:customStyle="1" w:styleId="TitleChar">
    <w:name w:val="Title Char"/>
    <w:basedOn w:val="DefaultParagraphFont"/>
    <w:link w:val="Title"/>
    <w:rsid w:val="00C514B1"/>
    <w:rPr>
      <w:rFonts w:asciiTheme="majorBidi" w:hAnsiTheme="majorBidi" w:cstheme="majorBidi"/>
      <w:sz w:val="52"/>
      <w:szCs w:val="52"/>
    </w:rPr>
  </w:style>
  <w:style w:type="character" w:customStyle="1" w:styleId="SubtitleChar">
    <w:name w:val="Subtitle Char"/>
    <w:basedOn w:val="DefaultParagraphFont"/>
    <w:link w:val="Subtitle"/>
    <w:rsid w:val="00C514B1"/>
    <w:rPr>
      <w:color w:val="666666"/>
      <w:sz w:val="30"/>
      <w:szCs w:val="30"/>
    </w:rPr>
  </w:style>
  <w:style w:type="paragraph" w:customStyle="1" w:styleId="appendix">
    <w:name w:val="appendix"/>
    <w:next w:val="Normal"/>
    <w:rsid w:val="00E9697F"/>
    <w:pPr>
      <w:ind w:left="432" w:hanging="432"/>
    </w:pPr>
    <w:rPr>
      <w:rFonts w:asciiTheme="majorBidi" w:hAnsiTheme="majorBidi" w:cstheme="majorBidi"/>
      <w:b/>
      <w:bCs/>
      <w:sz w:val="28"/>
      <w:szCs w:val="28"/>
    </w:rPr>
  </w:style>
  <w:style w:type="character" w:styleId="PageNumber">
    <w:name w:val="page number"/>
    <w:basedOn w:val="DefaultParagraphFont"/>
    <w:uiPriority w:val="99"/>
    <w:semiHidden/>
    <w:unhideWhenUsed/>
    <w:rsid w:val="007E7193"/>
  </w:style>
  <w:style w:type="paragraph" w:customStyle="1" w:styleId="Bsubappendix">
    <w:name w:val="B_subappendix"/>
    <w:basedOn w:val="Normal"/>
    <w:next w:val="Normal"/>
    <w:rsid w:val="000F45F5"/>
    <w:pPr>
      <w:numPr>
        <w:numId w:val="34"/>
      </w:numPr>
    </w:pPr>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8678">
      <w:bodyDiv w:val="1"/>
      <w:marLeft w:val="0"/>
      <w:marRight w:val="0"/>
      <w:marTop w:val="0"/>
      <w:marBottom w:val="0"/>
      <w:divBdr>
        <w:top w:val="none" w:sz="0" w:space="0" w:color="auto"/>
        <w:left w:val="none" w:sz="0" w:space="0" w:color="auto"/>
        <w:bottom w:val="none" w:sz="0" w:space="0" w:color="auto"/>
        <w:right w:val="none" w:sz="0" w:space="0" w:color="auto"/>
      </w:divBdr>
    </w:div>
    <w:div w:id="23795087">
      <w:bodyDiv w:val="1"/>
      <w:marLeft w:val="0"/>
      <w:marRight w:val="0"/>
      <w:marTop w:val="0"/>
      <w:marBottom w:val="0"/>
      <w:divBdr>
        <w:top w:val="none" w:sz="0" w:space="0" w:color="auto"/>
        <w:left w:val="none" w:sz="0" w:space="0" w:color="auto"/>
        <w:bottom w:val="none" w:sz="0" w:space="0" w:color="auto"/>
        <w:right w:val="none" w:sz="0" w:space="0" w:color="auto"/>
      </w:divBdr>
    </w:div>
    <w:div w:id="28069664">
      <w:bodyDiv w:val="1"/>
      <w:marLeft w:val="0"/>
      <w:marRight w:val="0"/>
      <w:marTop w:val="0"/>
      <w:marBottom w:val="0"/>
      <w:divBdr>
        <w:top w:val="none" w:sz="0" w:space="0" w:color="auto"/>
        <w:left w:val="none" w:sz="0" w:space="0" w:color="auto"/>
        <w:bottom w:val="none" w:sz="0" w:space="0" w:color="auto"/>
        <w:right w:val="none" w:sz="0" w:space="0" w:color="auto"/>
      </w:divBdr>
    </w:div>
    <w:div w:id="64378708">
      <w:bodyDiv w:val="1"/>
      <w:marLeft w:val="0"/>
      <w:marRight w:val="0"/>
      <w:marTop w:val="0"/>
      <w:marBottom w:val="0"/>
      <w:divBdr>
        <w:top w:val="none" w:sz="0" w:space="0" w:color="auto"/>
        <w:left w:val="none" w:sz="0" w:space="0" w:color="auto"/>
        <w:bottom w:val="none" w:sz="0" w:space="0" w:color="auto"/>
        <w:right w:val="none" w:sz="0" w:space="0" w:color="auto"/>
      </w:divBdr>
    </w:div>
    <w:div w:id="69230199">
      <w:bodyDiv w:val="1"/>
      <w:marLeft w:val="0"/>
      <w:marRight w:val="0"/>
      <w:marTop w:val="0"/>
      <w:marBottom w:val="0"/>
      <w:divBdr>
        <w:top w:val="none" w:sz="0" w:space="0" w:color="auto"/>
        <w:left w:val="none" w:sz="0" w:space="0" w:color="auto"/>
        <w:bottom w:val="none" w:sz="0" w:space="0" w:color="auto"/>
        <w:right w:val="none" w:sz="0" w:space="0" w:color="auto"/>
      </w:divBdr>
    </w:div>
    <w:div w:id="112291120">
      <w:bodyDiv w:val="1"/>
      <w:marLeft w:val="0"/>
      <w:marRight w:val="0"/>
      <w:marTop w:val="0"/>
      <w:marBottom w:val="0"/>
      <w:divBdr>
        <w:top w:val="none" w:sz="0" w:space="0" w:color="auto"/>
        <w:left w:val="none" w:sz="0" w:space="0" w:color="auto"/>
        <w:bottom w:val="none" w:sz="0" w:space="0" w:color="auto"/>
        <w:right w:val="none" w:sz="0" w:space="0" w:color="auto"/>
      </w:divBdr>
    </w:div>
    <w:div w:id="146821383">
      <w:bodyDiv w:val="1"/>
      <w:marLeft w:val="0"/>
      <w:marRight w:val="0"/>
      <w:marTop w:val="0"/>
      <w:marBottom w:val="0"/>
      <w:divBdr>
        <w:top w:val="none" w:sz="0" w:space="0" w:color="auto"/>
        <w:left w:val="none" w:sz="0" w:space="0" w:color="auto"/>
        <w:bottom w:val="none" w:sz="0" w:space="0" w:color="auto"/>
        <w:right w:val="none" w:sz="0" w:space="0" w:color="auto"/>
      </w:divBdr>
    </w:div>
    <w:div w:id="216204482">
      <w:bodyDiv w:val="1"/>
      <w:marLeft w:val="0"/>
      <w:marRight w:val="0"/>
      <w:marTop w:val="0"/>
      <w:marBottom w:val="0"/>
      <w:divBdr>
        <w:top w:val="none" w:sz="0" w:space="0" w:color="auto"/>
        <w:left w:val="none" w:sz="0" w:space="0" w:color="auto"/>
        <w:bottom w:val="none" w:sz="0" w:space="0" w:color="auto"/>
        <w:right w:val="none" w:sz="0" w:space="0" w:color="auto"/>
      </w:divBdr>
    </w:div>
    <w:div w:id="297732250">
      <w:bodyDiv w:val="1"/>
      <w:marLeft w:val="0"/>
      <w:marRight w:val="0"/>
      <w:marTop w:val="0"/>
      <w:marBottom w:val="0"/>
      <w:divBdr>
        <w:top w:val="none" w:sz="0" w:space="0" w:color="auto"/>
        <w:left w:val="none" w:sz="0" w:space="0" w:color="auto"/>
        <w:bottom w:val="none" w:sz="0" w:space="0" w:color="auto"/>
        <w:right w:val="none" w:sz="0" w:space="0" w:color="auto"/>
      </w:divBdr>
      <w:divsChild>
        <w:div w:id="1636713127">
          <w:marLeft w:val="0"/>
          <w:marRight w:val="0"/>
          <w:marTop w:val="0"/>
          <w:marBottom w:val="0"/>
          <w:divBdr>
            <w:top w:val="none" w:sz="0" w:space="0" w:color="auto"/>
            <w:left w:val="none" w:sz="0" w:space="0" w:color="auto"/>
            <w:bottom w:val="none" w:sz="0" w:space="0" w:color="auto"/>
            <w:right w:val="none" w:sz="0" w:space="0" w:color="auto"/>
          </w:divBdr>
        </w:div>
      </w:divsChild>
    </w:div>
    <w:div w:id="386102466">
      <w:bodyDiv w:val="1"/>
      <w:marLeft w:val="0"/>
      <w:marRight w:val="0"/>
      <w:marTop w:val="0"/>
      <w:marBottom w:val="0"/>
      <w:divBdr>
        <w:top w:val="none" w:sz="0" w:space="0" w:color="auto"/>
        <w:left w:val="none" w:sz="0" w:space="0" w:color="auto"/>
        <w:bottom w:val="none" w:sz="0" w:space="0" w:color="auto"/>
        <w:right w:val="none" w:sz="0" w:space="0" w:color="auto"/>
      </w:divBdr>
    </w:div>
    <w:div w:id="453712489">
      <w:bodyDiv w:val="1"/>
      <w:marLeft w:val="0"/>
      <w:marRight w:val="0"/>
      <w:marTop w:val="0"/>
      <w:marBottom w:val="0"/>
      <w:divBdr>
        <w:top w:val="none" w:sz="0" w:space="0" w:color="auto"/>
        <w:left w:val="none" w:sz="0" w:space="0" w:color="auto"/>
        <w:bottom w:val="none" w:sz="0" w:space="0" w:color="auto"/>
        <w:right w:val="none" w:sz="0" w:space="0" w:color="auto"/>
      </w:divBdr>
    </w:div>
    <w:div w:id="475101626">
      <w:bodyDiv w:val="1"/>
      <w:marLeft w:val="0"/>
      <w:marRight w:val="0"/>
      <w:marTop w:val="0"/>
      <w:marBottom w:val="0"/>
      <w:divBdr>
        <w:top w:val="none" w:sz="0" w:space="0" w:color="auto"/>
        <w:left w:val="none" w:sz="0" w:space="0" w:color="auto"/>
        <w:bottom w:val="none" w:sz="0" w:space="0" w:color="auto"/>
        <w:right w:val="none" w:sz="0" w:space="0" w:color="auto"/>
      </w:divBdr>
    </w:div>
    <w:div w:id="520509942">
      <w:bodyDiv w:val="1"/>
      <w:marLeft w:val="0"/>
      <w:marRight w:val="0"/>
      <w:marTop w:val="0"/>
      <w:marBottom w:val="0"/>
      <w:divBdr>
        <w:top w:val="none" w:sz="0" w:space="0" w:color="auto"/>
        <w:left w:val="none" w:sz="0" w:space="0" w:color="auto"/>
        <w:bottom w:val="none" w:sz="0" w:space="0" w:color="auto"/>
        <w:right w:val="none" w:sz="0" w:space="0" w:color="auto"/>
      </w:divBdr>
    </w:div>
    <w:div w:id="578289828">
      <w:bodyDiv w:val="1"/>
      <w:marLeft w:val="0"/>
      <w:marRight w:val="0"/>
      <w:marTop w:val="0"/>
      <w:marBottom w:val="0"/>
      <w:divBdr>
        <w:top w:val="none" w:sz="0" w:space="0" w:color="auto"/>
        <w:left w:val="none" w:sz="0" w:space="0" w:color="auto"/>
        <w:bottom w:val="none" w:sz="0" w:space="0" w:color="auto"/>
        <w:right w:val="none" w:sz="0" w:space="0" w:color="auto"/>
      </w:divBdr>
    </w:div>
    <w:div w:id="606425290">
      <w:bodyDiv w:val="1"/>
      <w:marLeft w:val="0"/>
      <w:marRight w:val="0"/>
      <w:marTop w:val="0"/>
      <w:marBottom w:val="0"/>
      <w:divBdr>
        <w:top w:val="none" w:sz="0" w:space="0" w:color="auto"/>
        <w:left w:val="none" w:sz="0" w:space="0" w:color="auto"/>
        <w:bottom w:val="none" w:sz="0" w:space="0" w:color="auto"/>
        <w:right w:val="none" w:sz="0" w:space="0" w:color="auto"/>
      </w:divBdr>
    </w:div>
    <w:div w:id="631592809">
      <w:bodyDiv w:val="1"/>
      <w:marLeft w:val="0"/>
      <w:marRight w:val="0"/>
      <w:marTop w:val="0"/>
      <w:marBottom w:val="0"/>
      <w:divBdr>
        <w:top w:val="none" w:sz="0" w:space="0" w:color="auto"/>
        <w:left w:val="none" w:sz="0" w:space="0" w:color="auto"/>
        <w:bottom w:val="none" w:sz="0" w:space="0" w:color="auto"/>
        <w:right w:val="none" w:sz="0" w:space="0" w:color="auto"/>
      </w:divBdr>
    </w:div>
    <w:div w:id="647781815">
      <w:bodyDiv w:val="1"/>
      <w:marLeft w:val="0"/>
      <w:marRight w:val="0"/>
      <w:marTop w:val="0"/>
      <w:marBottom w:val="0"/>
      <w:divBdr>
        <w:top w:val="none" w:sz="0" w:space="0" w:color="auto"/>
        <w:left w:val="none" w:sz="0" w:space="0" w:color="auto"/>
        <w:bottom w:val="none" w:sz="0" w:space="0" w:color="auto"/>
        <w:right w:val="none" w:sz="0" w:space="0" w:color="auto"/>
      </w:divBdr>
    </w:div>
    <w:div w:id="658390849">
      <w:bodyDiv w:val="1"/>
      <w:marLeft w:val="0"/>
      <w:marRight w:val="0"/>
      <w:marTop w:val="0"/>
      <w:marBottom w:val="0"/>
      <w:divBdr>
        <w:top w:val="none" w:sz="0" w:space="0" w:color="auto"/>
        <w:left w:val="none" w:sz="0" w:space="0" w:color="auto"/>
        <w:bottom w:val="none" w:sz="0" w:space="0" w:color="auto"/>
        <w:right w:val="none" w:sz="0" w:space="0" w:color="auto"/>
      </w:divBdr>
    </w:div>
    <w:div w:id="664821614">
      <w:bodyDiv w:val="1"/>
      <w:marLeft w:val="0"/>
      <w:marRight w:val="0"/>
      <w:marTop w:val="0"/>
      <w:marBottom w:val="0"/>
      <w:divBdr>
        <w:top w:val="none" w:sz="0" w:space="0" w:color="auto"/>
        <w:left w:val="none" w:sz="0" w:space="0" w:color="auto"/>
        <w:bottom w:val="none" w:sz="0" w:space="0" w:color="auto"/>
        <w:right w:val="none" w:sz="0" w:space="0" w:color="auto"/>
      </w:divBdr>
    </w:div>
    <w:div w:id="734857649">
      <w:bodyDiv w:val="1"/>
      <w:marLeft w:val="0"/>
      <w:marRight w:val="0"/>
      <w:marTop w:val="0"/>
      <w:marBottom w:val="0"/>
      <w:divBdr>
        <w:top w:val="none" w:sz="0" w:space="0" w:color="auto"/>
        <w:left w:val="none" w:sz="0" w:space="0" w:color="auto"/>
        <w:bottom w:val="none" w:sz="0" w:space="0" w:color="auto"/>
        <w:right w:val="none" w:sz="0" w:space="0" w:color="auto"/>
      </w:divBdr>
    </w:div>
    <w:div w:id="795762317">
      <w:bodyDiv w:val="1"/>
      <w:marLeft w:val="0"/>
      <w:marRight w:val="0"/>
      <w:marTop w:val="0"/>
      <w:marBottom w:val="0"/>
      <w:divBdr>
        <w:top w:val="none" w:sz="0" w:space="0" w:color="auto"/>
        <w:left w:val="none" w:sz="0" w:space="0" w:color="auto"/>
        <w:bottom w:val="none" w:sz="0" w:space="0" w:color="auto"/>
        <w:right w:val="none" w:sz="0" w:space="0" w:color="auto"/>
      </w:divBdr>
    </w:div>
    <w:div w:id="815534410">
      <w:bodyDiv w:val="1"/>
      <w:marLeft w:val="0"/>
      <w:marRight w:val="0"/>
      <w:marTop w:val="0"/>
      <w:marBottom w:val="0"/>
      <w:divBdr>
        <w:top w:val="none" w:sz="0" w:space="0" w:color="auto"/>
        <w:left w:val="none" w:sz="0" w:space="0" w:color="auto"/>
        <w:bottom w:val="none" w:sz="0" w:space="0" w:color="auto"/>
        <w:right w:val="none" w:sz="0" w:space="0" w:color="auto"/>
      </w:divBdr>
    </w:div>
    <w:div w:id="887183412">
      <w:bodyDiv w:val="1"/>
      <w:marLeft w:val="0"/>
      <w:marRight w:val="0"/>
      <w:marTop w:val="0"/>
      <w:marBottom w:val="0"/>
      <w:divBdr>
        <w:top w:val="none" w:sz="0" w:space="0" w:color="auto"/>
        <w:left w:val="none" w:sz="0" w:space="0" w:color="auto"/>
        <w:bottom w:val="none" w:sz="0" w:space="0" w:color="auto"/>
        <w:right w:val="none" w:sz="0" w:space="0" w:color="auto"/>
      </w:divBdr>
    </w:div>
    <w:div w:id="896621534">
      <w:bodyDiv w:val="1"/>
      <w:marLeft w:val="0"/>
      <w:marRight w:val="0"/>
      <w:marTop w:val="0"/>
      <w:marBottom w:val="0"/>
      <w:divBdr>
        <w:top w:val="none" w:sz="0" w:space="0" w:color="auto"/>
        <w:left w:val="none" w:sz="0" w:space="0" w:color="auto"/>
        <w:bottom w:val="none" w:sz="0" w:space="0" w:color="auto"/>
        <w:right w:val="none" w:sz="0" w:space="0" w:color="auto"/>
      </w:divBdr>
    </w:div>
    <w:div w:id="967468847">
      <w:bodyDiv w:val="1"/>
      <w:marLeft w:val="0"/>
      <w:marRight w:val="0"/>
      <w:marTop w:val="0"/>
      <w:marBottom w:val="0"/>
      <w:divBdr>
        <w:top w:val="none" w:sz="0" w:space="0" w:color="auto"/>
        <w:left w:val="none" w:sz="0" w:space="0" w:color="auto"/>
        <w:bottom w:val="none" w:sz="0" w:space="0" w:color="auto"/>
        <w:right w:val="none" w:sz="0" w:space="0" w:color="auto"/>
      </w:divBdr>
    </w:div>
    <w:div w:id="985865600">
      <w:bodyDiv w:val="1"/>
      <w:marLeft w:val="0"/>
      <w:marRight w:val="0"/>
      <w:marTop w:val="0"/>
      <w:marBottom w:val="0"/>
      <w:divBdr>
        <w:top w:val="none" w:sz="0" w:space="0" w:color="auto"/>
        <w:left w:val="none" w:sz="0" w:space="0" w:color="auto"/>
        <w:bottom w:val="none" w:sz="0" w:space="0" w:color="auto"/>
        <w:right w:val="none" w:sz="0" w:space="0" w:color="auto"/>
      </w:divBdr>
    </w:div>
    <w:div w:id="1031760803">
      <w:bodyDiv w:val="1"/>
      <w:marLeft w:val="0"/>
      <w:marRight w:val="0"/>
      <w:marTop w:val="0"/>
      <w:marBottom w:val="0"/>
      <w:divBdr>
        <w:top w:val="none" w:sz="0" w:space="0" w:color="auto"/>
        <w:left w:val="none" w:sz="0" w:space="0" w:color="auto"/>
        <w:bottom w:val="none" w:sz="0" w:space="0" w:color="auto"/>
        <w:right w:val="none" w:sz="0" w:space="0" w:color="auto"/>
      </w:divBdr>
    </w:div>
    <w:div w:id="1124348402">
      <w:bodyDiv w:val="1"/>
      <w:marLeft w:val="0"/>
      <w:marRight w:val="0"/>
      <w:marTop w:val="0"/>
      <w:marBottom w:val="0"/>
      <w:divBdr>
        <w:top w:val="none" w:sz="0" w:space="0" w:color="auto"/>
        <w:left w:val="none" w:sz="0" w:space="0" w:color="auto"/>
        <w:bottom w:val="none" w:sz="0" w:space="0" w:color="auto"/>
        <w:right w:val="none" w:sz="0" w:space="0" w:color="auto"/>
      </w:divBdr>
    </w:div>
    <w:div w:id="1243175903">
      <w:bodyDiv w:val="1"/>
      <w:marLeft w:val="0"/>
      <w:marRight w:val="0"/>
      <w:marTop w:val="0"/>
      <w:marBottom w:val="0"/>
      <w:divBdr>
        <w:top w:val="none" w:sz="0" w:space="0" w:color="auto"/>
        <w:left w:val="none" w:sz="0" w:space="0" w:color="auto"/>
        <w:bottom w:val="none" w:sz="0" w:space="0" w:color="auto"/>
        <w:right w:val="none" w:sz="0" w:space="0" w:color="auto"/>
      </w:divBdr>
    </w:div>
    <w:div w:id="1357198812">
      <w:bodyDiv w:val="1"/>
      <w:marLeft w:val="0"/>
      <w:marRight w:val="0"/>
      <w:marTop w:val="0"/>
      <w:marBottom w:val="0"/>
      <w:divBdr>
        <w:top w:val="none" w:sz="0" w:space="0" w:color="auto"/>
        <w:left w:val="none" w:sz="0" w:space="0" w:color="auto"/>
        <w:bottom w:val="none" w:sz="0" w:space="0" w:color="auto"/>
        <w:right w:val="none" w:sz="0" w:space="0" w:color="auto"/>
      </w:divBdr>
    </w:div>
    <w:div w:id="1358698274">
      <w:bodyDiv w:val="1"/>
      <w:marLeft w:val="0"/>
      <w:marRight w:val="0"/>
      <w:marTop w:val="0"/>
      <w:marBottom w:val="0"/>
      <w:divBdr>
        <w:top w:val="none" w:sz="0" w:space="0" w:color="auto"/>
        <w:left w:val="none" w:sz="0" w:space="0" w:color="auto"/>
        <w:bottom w:val="none" w:sz="0" w:space="0" w:color="auto"/>
        <w:right w:val="none" w:sz="0" w:space="0" w:color="auto"/>
      </w:divBdr>
    </w:div>
    <w:div w:id="1454444107">
      <w:bodyDiv w:val="1"/>
      <w:marLeft w:val="0"/>
      <w:marRight w:val="0"/>
      <w:marTop w:val="0"/>
      <w:marBottom w:val="0"/>
      <w:divBdr>
        <w:top w:val="none" w:sz="0" w:space="0" w:color="auto"/>
        <w:left w:val="none" w:sz="0" w:space="0" w:color="auto"/>
        <w:bottom w:val="none" w:sz="0" w:space="0" w:color="auto"/>
        <w:right w:val="none" w:sz="0" w:space="0" w:color="auto"/>
      </w:divBdr>
    </w:div>
    <w:div w:id="1561211091">
      <w:bodyDiv w:val="1"/>
      <w:marLeft w:val="0"/>
      <w:marRight w:val="0"/>
      <w:marTop w:val="0"/>
      <w:marBottom w:val="0"/>
      <w:divBdr>
        <w:top w:val="none" w:sz="0" w:space="0" w:color="auto"/>
        <w:left w:val="none" w:sz="0" w:space="0" w:color="auto"/>
        <w:bottom w:val="none" w:sz="0" w:space="0" w:color="auto"/>
        <w:right w:val="none" w:sz="0" w:space="0" w:color="auto"/>
      </w:divBdr>
    </w:div>
    <w:div w:id="1591351009">
      <w:bodyDiv w:val="1"/>
      <w:marLeft w:val="0"/>
      <w:marRight w:val="0"/>
      <w:marTop w:val="0"/>
      <w:marBottom w:val="0"/>
      <w:divBdr>
        <w:top w:val="none" w:sz="0" w:space="0" w:color="auto"/>
        <w:left w:val="none" w:sz="0" w:space="0" w:color="auto"/>
        <w:bottom w:val="none" w:sz="0" w:space="0" w:color="auto"/>
        <w:right w:val="none" w:sz="0" w:space="0" w:color="auto"/>
      </w:divBdr>
    </w:div>
    <w:div w:id="1597249049">
      <w:bodyDiv w:val="1"/>
      <w:marLeft w:val="0"/>
      <w:marRight w:val="0"/>
      <w:marTop w:val="0"/>
      <w:marBottom w:val="0"/>
      <w:divBdr>
        <w:top w:val="none" w:sz="0" w:space="0" w:color="auto"/>
        <w:left w:val="none" w:sz="0" w:space="0" w:color="auto"/>
        <w:bottom w:val="none" w:sz="0" w:space="0" w:color="auto"/>
        <w:right w:val="none" w:sz="0" w:space="0" w:color="auto"/>
      </w:divBdr>
    </w:div>
    <w:div w:id="1598516959">
      <w:bodyDiv w:val="1"/>
      <w:marLeft w:val="0"/>
      <w:marRight w:val="0"/>
      <w:marTop w:val="0"/>
      <w:marBottom w:val="0"/>
      <w:divBdr>
        <w:top w:val="none" w:sz="0" w:space="0" w:color="auto"/>
        <w:left w:val="none" w:sz="0" w:space="0" w:color="auto"/>
        <w:bottom w:val="none" w:sz="0" w:space="0" w:color="auto"/>
        <w:right w:val="none" w:sz="0" w:space="0" w:color="auto"/>
      </w:divBdr>
    </w:div>
    <w:div w:id="1599868601">
      <w:bodyDiv w:val="1"/>
      <w:marLeft w:val="0"/>
      <w:marRight w:val="0"/>
      <w:marTop w:val="0"/>
      <w:marBottom w:val="0"/>
      <w:divBdr>
        <w:top w:val="none" w:sz="0" w:space="0" w:color="auto"/>
        <w:left w:val="none" w:sz="0" w:space="0" w:color="auto"/>
        <w:bottom w:val="none" w:sz="0" w:space="0" w:color="auto"/>
        <w:right w:val="none" w:sz="0" w:space="0" w:color="auto"/>
      </w:divBdr>
    </w:div>
    <w:div w:id="1622224371">
      <w:bodyDiv w:val="1"/>
      <w:marLeft w:val="0"/>
      <w:marRight w:val="0"/>
      <w:marTop w:val="0"/>
      <w:marBottom w:val="0"/>
      <w:divBdr>
        <w:top w:val="none" w:sz="0" w:space="0" w:color="auto"/>
        <w:left w:val="none" w:sz="0" w:space="0" w:color="auto"/>
        <w:bottom w:val="none" w:sz="0" w:space="0" w:color="auto"/>
        <w:right w:val="none" w:sz="0" w:space="0" w:color="auto"/>
      </w:divBdr>
    </w:div>
    <w:div w:id="1690833494">
      <w:bodyDiv w:val="1"/>
      <w:marLeft w:val="0"/>
      <w:marRight w:val="0"/>
      <w:marTop w:val="0"/>
      <w:marBottom w:val="0"/>
      <w:divBdr>
        <w:top w:val="none" w:sz="0" w:space="0" w:color="auto"/>
        <w:left w:val="none" w:sz="0" w:space="0" w:color="auto"/>
        <w:bottom w:val="none" w:sz="0" w:space="0" w:color="auto"/>
        <w:right w:val="none" w:sz="0" w:space="0" w:color="auto"/>
      </w:divBdr>
    </w:div>
    <w:div w:id="1699964874">
      <w:bodyDiv w:val="1"/>
      <w:marLeft w:val="0"/>
      <w:marRight w:val="0"/>
      <w:marTop w:val="0"/>
      <w:marBottom w:val="0"/>
      <w:divBdr>
        <w:top w:val="none" w:sz="0" w:space="0" w:color="auto"/>
        <w:left w:val="none" w:sz="0" w:space="0" w:color="auto"/>
        <w:bottom w:val="none" w:sz="0" w:space="0" w:color="auto"/>
        <w:right w:val="none" w:sz="0" w:space="0" w:color="auto"/>
      </w:divBdr>
    </w:div>
    <w:div w:id="1706322387">
      <w:bodyDiv w:val="1"/>
      <w:marLeft w:val="0"/>
      <w:marRight w:val="0"/>
      <w:marTop w:val="0"/>
      <w:marBottom w:val="0"/>
      <w:divBdr>
        <w:top w:val="none" w:sz="0" w:space="0" w:color="auto"/>
        <w:left w:val="none" w:sz="0" w:space="0" w:color="auto"/>
        <w:bottom w:val="none" w:sz="0" w:space="0" w:color="auto"/>
        <w:right w:val="none" w:sz="0" w:space="0" w:color="auto"/>
      </w:divBdr>
    </w:div>
    <w:div w:id="1746760577">
      <w:bodyDiv w:val="1"/>
      <w:marLeft w:val="0"/>
      <w:marRight w:val="0"/>
      <w:marTop w:val="0"/>
      <w:marBottom w:val="0"/>
      <w:divBdr>
        <w:top w:val="none" w:sz="0" w:space="0" w:color="auto"/>
        <w:left w:val="none" w:sz="0" w:space="0" w:color="auto"/>
        <w:bottom w:val="none" w:sz="0" w:space="0" w:color="auto"/>
        <w:right w:val="none" w:sz="0" w:space="0" w:color="auto"/>
      </w:divBdr>
    </w:div>
    <w:div w:id="1812675904">
      <w:bodyDiv w:val="1"/>
      <w:marLeft w:val="0"/>
      <w:marRight w:val="0"/>
      <w:marTop w:val="0"/>
      <w:marBottom w:val="0"/>
      <w:divBdr>
        <w:top w:val="none" w:sz="0" w:space="0" w:color="auto"/>
        <w:left w:val="none" w:sz="0" w:space="0" w:color="auto"/>
        <w:bottom w:val="none" w:sz="0" w:space="0" w:color="auto"/>
        <w:right w:val="none" w:sz="0" w:space="0" w:color="auto"/>
      </w:divBdr>
    </w:div>
    <w:div w:id="1828740988">
      <w:bodyDiv w:val="1"/>
      <w:marLeft w:val="0"/>
      <w:marRight w:val="0"/>
      <w:marTop w:val="0"/>
      <w:marBottom w:val="0"/>
      <w:divBdr>
        <w:top w:val="none" w:sz="0" w:space="0" w:color="auto"/>
        <w:left w:val="none" w:sz="0" w:space="0" w:color="auto"/>
        <w:bottom w:val="none" w:sz="0" w:space="0" w:color="auto"/>
        <w:right w:val="none" w:sz="0" w:space="0" w:color="auto"/>
      </w:divBdr>
    </w:div>
    <w:div w:id="1917864253">
      <w:bodyDiv w:val="1"/>
      <w:marLeft w:val="0"/>
      <w:marRight w:val="0"/>
      <w:marTop w:val="0"/>
      <w:marBottom w:val="0"/>
      <w:divBdr>
        <w:top w:val="none" w:sz="0" w:space="0" w:color="auto"/>
        <w:left w:val="none" w:sz="0" w:space="0" w:color="auto"/>
        <w:bottom w:val="none" w:sz="0" w:space="0" w:color="auto"/>
        <w:right w:val="none" w:sz="0" w:space="0" w:color="auto"/>
      </w:divBdr>
    </w:div>
    <w:div w:id="1932002133">
      <w:bodyDiv w:val="1"/>
      <w:marLeft w:val="0"/>
      <w:marRight w:val="0"/>
      <w:marTop w:val="0"/>
      <w:marBottom w:val="0"/>
      <w:divBdr>
        <w:top w:val="none" w:sz="0" w:space="0" w:color="auto"/>
        <w:left w:val="none" w:sz="0" w:space="0" w:color="auto"/>
        <w:bottom w:val="none" w:sz="0" w:space="0" w:color="auto"/>
        <w:right w:val="none" w:sz="0" w:space="0" w:color="auto"/>
      </w:divBdr>
    </w:div>
    <w:div w:id="2046174649">
      <w:bodyDiv w:val="1"/>
      <w:marLeft w:val="0"/>
      <w:marRight w:val="0"/>
      <w:marTop w:val="0"/>
      <w:marBottom w:val="0"/>
      <w:divBdr>
        <w:top w:val="none" w:sz="0" w:space="0" w:color="auto"/>
        <w:left w:val="none" w:sz="0" w:space="0" w:color="auto"/>
        <w:bottom w:val="none" w:sz="0" w:space="0" w:color="auto"/>
        <w:right w:val="none" w:sz="0" w:space="0" w:color="auto"/>
      </w:divBdr>
    </w:div>
    <w:div w:id="2077320060">
      <w:bodyDiv w:val="1"/>
      <w:marLeft w:val="0"/>
      <w:marRight w:val="0"/>
      <w:marTop w:val="0"/>
      <w:marBottom w:val="0"/>
      <w:divBdr>
        <w:top w:val="none" w:sz="0" w:space="0" w:color="auto"/>
        <w:left w:val="none" w:sz="0" w:space="0" w:color="auto"/>
        <w:bottom w:val="none" w:sz="0" w:space="0" w:color="auto"/>
        <w:right w:val="none" w:sz="0" w:space="0" w:color="auto"/>
      </w:divBdr>
    </w:div>
    <w:div w:id="2115441147">
      <w:bodyDiv w:val="1"/>
      <w:marLeft w:val="0"/>
      <w:marRight w:val="0"/>
      <w:marTop w:val="0"/>
      <w:marBottom w:val="0"/>
      <w:divBdr>
        <w:top w:val="none" w:sz="0" w:space="0" w:color="auto"/>
        <w:left w:val="none" w:sz="0" w:space="0" w:color="auto"/>
        <w:bottom w:val="none" w:sz="0" w:space="0" w:color="auto"/>
        <w:right w:val="none" w:sz="0" w:space="0" w:color="auto"/>
      </w:divBdr>
    </w:div>
    <w:div w:id="2140487290">
      <w:bodyDiv w:val="1"/>
      <w:marLeft w:val="0"/>
      <w:marRight w:val="0"/>
      <w:marTop w:val="0"/>
      <w:marBottom w:val="0"/>
      <w:divBdr>
        <w:top w:val="none" w:sz="0" w:space="0" w:color="auto"/>
        <w:left w:val="none" w:sz="0" w:space="0" w:color="auto"/>
        <w:bottom w:val="none" w:sz="0" w:space="0" w:color="auto"/>
        <w:right w:val="none" w:sz="0" w:space="0" w:color="auto"/>
      </w:divBdr>
    </w:div>
    <w:div w:id="2143959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rger.com/DOI/10.1159/000127448"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F74B06E-6FEC-9943-AE90-5FB123DCE58F}">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945BE44-51F8-784D-A576-3A8A1384C942}">
  <we:reference id="wa104178141" version="4.3.3.0" store="en-GB" storeType="OMEX"/>
  <we:alternateReferences>
    <we:reference id="wa104178141" version="4.3.3.0" store="WA10417814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jEUvnoVUkk/p1q1t43YlLFsvKjcw==">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</go:docsCustomData>
</go:gDocsCustomXmlDataStorage>
</file>

<file path=customXml/itemProps1.xml><?xml version="1.0" encoding="utf-8"?>
<ds:datastoreItem xmlns:ds="http://schemas.openxmlformats.org/officeDocument/2006/customXml" ds:itemID="{27C21CAC-5C2E-49AB-8339-2A624B5C10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29</Pages>
  <Words>54374</Words>
  <Characters>309936</Characters>
  <Application>Microsoft Office Word</Application>
  <DocSecurity>0</DocSecurity>
  <Lines>2582</Lines>
  <Paragraphs>727</Paragraphs>
  <ScaleCrop>false</ScaleCrop>
  <HeadingPairs>
    <vt:vector size="2" baseType="variant">
      <vt:variant>
        <vt:lpstr>Title</vt:lpstr>
      </vt:variant>
      <vt:variant>
        <vt:i4>1</vt:i4>
      </vt:variant>
    </vt:vector>
  </HeadingPairs>
  <TitlesOfParts>
    <vt:vector size="1" baseType="lpstr">
      <vt:lpstr/>
    </vt:vector>
  </TitlesOfParts>
  <Company>DESY</Company>
  <LinksUpToDate>false</LinksUpToDate>
  <CharactersWithSpaces>363583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nourisa, jalil</dc:creator>
  <cp:keywords/>
  <dc:description/>
  <cp:lastModifiedBy>Jalil Nourisa</cp:lastModifiedBy>
  <cp:revision>4</cp:revision>
  <cp:lastPrinted>2021-01-25T11:23:00Z</cp:lastPrinted>
  <dcterms:created xsi:type="dcterms:W3CDTF">2021-03-10T11:34:00Z</dcterms:created>
  <dcterms:modified xsi:type="dcterms:W3CDTF">2021-03-10T14:20:00Z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e0d35eea-6e91-345e-b227-cfa3d1b1e950</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_documentId">
    <vt:lpwstr>documentId_5928</vt:lpwstr>
  </property>
  <property fmtid="{D5CDD505-2E9C-101B-9397-08002B2CF9AE}" pid="26" name="grammarly_documentContext">
    <vt:lpwstr>{"goals":[],"domain":"general","emotions":[],"dialect":"american"}</vt:lpwstr>
  </property>
</Properties>
</file>